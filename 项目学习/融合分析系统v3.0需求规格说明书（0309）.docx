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0" distB="0" distL="114300" distR="114300" simplePos="0" relativeHeight="251658240" behindDoc="1" locked="0" layoutInCell="1" allowOverlap="1">
            <wp:simplePos x="0" y="0"/>
            <wp:positionH relativeFrom="margin">
              <wp:posOffset>-900430</wp:posOffset>
            </wp:positionH>
            <wp:positionV relativeFrom="paragraph">
              <wp:posOffset>-928370</wp:posOffset>
            </wp:positionV>
            <wp:extent cx="7640955" cy="10794365"/>
            <wp:effectExtent l="0" t="0" r="0" b="6985"/>
            <wp:wrapNone/>
            <wp:docPr id="5" name="图片 5" descr="WORK-封面-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ORK-封面-0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7640955" cy="10794365"/>
                    </a:xfrm>
                    <a:prstGeom prst="rect">
                      <a:avLst/>
                    </a:prstGeom>
                    <a:noFill/>
                    <a:ln>
                      <a:noFill/>
                    </a:ln>
                  </pic:spPr>
                </pic:pic>
              </a:graphicData>
            </a:graphic>
          </wp:anchor>
        </w:drawing>
      </w:r>
    </w:p>
    <w:p/>
    <w:p>
      <w:pPr>
        <w:widowControl/>
        <w:spacing w:line="240" w:lineRule="auto"/>
        <w:jc w:val="left"/>
        <w:rPr>
          <w:rFonts w:asciiTheme="minorEastAsia" w:hAnsiTheme="minorEastAsia" w:eastAsiaTheme="minorEastAsia"/>
          <w:b/>
          <w:sz w:val="28"/>
          <w:szCs w:val="28"/>
        </w:rPr>
        <w:sectPr>
          <w:headerReference r:id="rId3" w:type="default"/>
          <w:pgSz w:w="11906" w:h="16838"/>
          <w:pgMar w:top="1440" w:right="1134" w:bottom="1440" w:left="1418" w:header="851" w:footer="992" w:gutter="0"/>
          <w:cols w:space="425" w:num="1"/>
          <w:docGrid w:type="lines" w:linePitch="312" w:charSpace="0"/>
        </w:sectPr>
      </w:pPr>
      <w:r>
        <w:rPr>
          <w:rFonts w:ascii="宋体" w:hAnsi="宋体"/>
          <w:b/>
          <w:sz w:val="28"/>
          <w:szCs w:val="28"/>
        </w:rPr>
        <mc:AlternateContent>
          <mc:Choice Requires="wps">
            <w:drawing>
              <wp:anchor distT="0" distB="0" distL="114300" distR="114300" simplePos="0" relativeHeight="251661312" behindDoc="0" locked="0" layoutInCell="1" allowOverlap="1">
                <wp:simplePos x="0" y="0"/>
                <wp:positionH relativeFrom="margin">
                  <wp:posOffset>1247775</wp:posOffset>
                </wp:positionH>
                <wp:positionV relativeFrom="paragraph">
                  <wp:posOffset>5000625</wp:posOffset>
                </wp:positionV>
                <wp:extent cx="3384550" cy="1263015"/>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3384550" cy="1263015"/>
                        </a:xfrm>
                        <a:prstGeom prst="rect">
                          <a:avLst/>
                        </a:prstGeom>
                        <a:noFill/>
                        <a:ln w="9525">
                          <a:noFill/>
                        </a:ln>
                      </wps:spPr>
                      <wps:txbx>
                        <w:txbxContent>
                          <w:p>
                            <w:pPr>
                              <w:jc w:val="center"/>
                              <w:rPr>
                                <w:rFonts w:hint="eastAsia" w:ascii="宋体" w:hAnsi="宋体" w:cs="宋体"/>
                                <w:color w:val="FFFFFF"/>
                                <w:sz w:val="36"/>
                                <w:szCs w:val="36"/>
                              </w:rPr>
                            </w:pPr>
                            <w:r>
                              <w:rPr>
                                <w:rFonts w:hint="eastAsia" w:ascii="宋体" w:hAnsi="宋体" w:cs="宋体"/>
                                <w:color w:val="FFFFFF"/>
                                <w:sz w:val="36"/>
                                <w:szCs w:val="36"/>
                                <w:lang w:bidi="ar"/>
                              </w:rPr>
                              <w:t>佳都新太科技股份有限公司</w:t>
                            </w:r>
                          </w:p>
                          <w:p>
                            <w:pPr>
                              <w:jc w:val="center"/>
                              <w:rPr>
                                <w:rFonts w:hint="eastAsia" w:ascii="宋体" w:hAnsi="宋体" w:cs="宋体"/>
                                <w:color w:val="FFFFFF"/>
                                <w:sz w:val="36"/>
                                <w:szCs w:val="36"/>
                              </w:rPr>
                            </w:pPr>
                            <w:r>
                              <w:rPr>
                                <w:rFonts w:hint="default" w:ascii="宋体" w:hAnsi="宋体" w:cs="宋体"/>
                                <w:color w:val="FFFFFF"/>
                                <w:sz w:val="36"/>
                                <w:szCs w:val="36"/>
                                <w:lang w:bidi="ar"/>
                              </w:rPr>
                              <w:t>2021</w:t>
                            </w:r>
                            <w:r>
                              <w:rPr>
                                <w:rFonts w:hint="eastAsia" w:ascii="宋体" w:hAnsi="宋体" w:cs="宋体"/>
                                <w:color w:val="FFFFFF"/>
                                <w:sz w:val="36"/>
                                <w:szCs w:val="36"/>
                                <w:lang w:bidi="ar"/>
                              </w:rPr>
                              <w:t>年</w:t>
                            </w:r>
                            <w:r>
                              <w:rPr>
                                <w:rFonts w:hint="default" w:ascii="宋体" w:hAnsi="宋体" w:cs="宋体"/>
                                <w:color w:val="FFFFFF"/>
                                <w:sz w:val="36"/>
                                <w:szCs w:val="36"/>
                                <w:lang w:bidi="ar"/>
                              </w:rPr>
                              <w:t>3</w:t>
                            </w:r>
                            <w:r>
                              <w:rPr>
                                <w:rFonts w:hint="eastAsia" w:ascii="宋体" w:hAnsi="宋体" w:cs="宋体"/>
                                <w:color w:val="FFFFFF"/>
                                <w:sz w:val="36"/>
                                <w:szCs w:val="36"/>
                                <w:lang w:bidi="ar"/>
                              </w:rPr>
                              <w:t>月</w:t>
                            </w:r>
                          </w:p>
                          <w:p>
                            <w:pPr>
                              <w:jc w:val="center"/>
                              <w:rPr>
                                <w:rFonts w:hint="eastAsia"/>
                              </w:rPr>
                            </w:pPr>
                          </w:p>
                        </w:txbxContent>
                      </wps:txbx>
                      <wps:bodyPr lIns="91439" tIns="45719" rIns="91439" bIns="45719" upright="1"/>
                    </wps:wsp>
                  </a:graphicData>
                </a:graphic>
              </wp:anchor>
            </w:drawing>
          </mc:Choice>
          <mc:Fallback>
            <w:pict>
              <v:shape id="_x0000_s1026" o:spid="_x0000_s1026" o:spt="202" type="#_x0000_t202" style="position:absolute;left:0pt;margin-left:98.25pt;margin-top:393.75pt;height:99.45pt;width:266.5pt;mso-position-horizontal-relative:margin;z-index:251661312;mso-width-relative:page;mso-height-relative:page;" filled="f" stroked="f" coordsize="21600,21600" o:gfxdata="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BYA&#10;AABkcnMvUEsBAhQAFAAAAAgAh07iQLLtL5zYAAAACwEAAA8AAAAAAAAAAQAgAAAAOAAAAGRycy9k&#10;b3ducmV2LnhtbFBLAQIUABQAAAAIAIdO4kCun0rMswEAAEADAAAOAAAAAAAAAAEAIAAAAD0BAABk&#10;cnMvZTJvRG9jLnhtbFBLBQYAAAAABgAGAFkBAABiBQAAAAA=&#10;">
                <v:fill on="f" focussize="0,0"/>
                <v:stroke on="f"/>
                <v:imagedata o:title=""/>
                <o:lock v:ext="edit" aspectratio="f"/>
                <v:textbox inset="7.19992125984252pt,3.59992125984252pt,7.19992125984252pt,3.59992125984252pt">
                  <w:txbxContent>
                    <w:p>
                      <w:pPr>
                        <w:jc w:val="center"/>
                        <w:rPr>
                          <w:rFonts w:hint="eastAsia" w:ascii="宋体" w:hAnsi="宋体" w:cs="宋体"/>
                          <w:color w:val="FFFFFF"/>
                          <w:sz w:val="36"/>
                          <w:szCs w:val="36"/>
                        </w:rPr>
                      </w:pPr>
                      <w:r>
                        <w:rPr>
                          <w:rFonts w:hint="eastAsia" w:ascii="宋体" w:hAnsi="宋体" w:cs="宋体"/>
                          <w:color w:val="FFFFFF"/>
                          <w:sz w:val="36"/>
                          <w:szCs w:val="36"/>
                          <w:lang w:bidi="ar"/>
                        </w:rPr>
                        <w:t>佳都新太科技股份有限公司</w:t>
                      </w:r>
                    </w:p>
                    <w:p>
                      <w:pPr>
                        <w:jc w:val="center"/>
                        <w:rPr>
                          <w:rFonts w:hint="eastAsia" w:ascii="宋体" w:hAnsi="宋体" w:cs="宋体"/>
                          <w:color w:val="FFFFFF"/>
                          <w:sz w:val="36"/>
                          <w:szCs w:val="36"/>
                        </w:rPr>
                      </w:pPr>
                      <w:r>
                        <w:rPr>
                          <w:rFonts w:hint="default" w:ascii="宋体" w:hAnsi="宋体" w:cs="宋体"/>
                          <w:color w:val="FFFFFF"/>
                          <w:sz w:val="36"/>
                          <w:szCs w:val="36"/>
                          <w:lang w:bidi="ar"/>
                        </w:rPr>
                        <w:t>2021</w:t>
                      </w:r>
                      <w:r>
                        <w:rPr>
                          <w:rFonts w:hint="eastAsia" w:ascii="宋体" w:hAnsi="宋体" w:cs="宋体"/>
                          <w:color w:val="FFFFFF"/>
                          <w:sz w:val="36"/>
                          <w:szCs w:val="36"/>
                          <w:lang w:bidi="ar"/>
                        </w:rPr>
                        <w:t>年</w:t>
                      </w:r>
                      <w:r>
                        <w:rPr>
                          <w:rFonts w:hint="default" w:ascii="宋体" w:hAnsi="宋体" w:cs="宋体"/>
                          <w:color w:val="FFFFFF"/>
                          <w:sz w:val="36"/>
                          <w:szCs w:val="36"/>
                          <w:lang w:bidi="ar"/>
                        </w:rPr>
                        <w:t>3</w:t>
                      </w:r>
                      <w:r>
                        <w:rPr>
                          <w:rFonts w:hint="eastAsia" w:ascii="宋体" w:hAnsi="宋体" w:cs="宋体"/>
                          <w:color w:val="FFFFFF"/>
                          <w:sz w:val="36"/>
                          <w:szCs w:val="36"/>
                          <w:lang w:bidi="ar"/>
                        </w:rPr>
                        <w:t>月</w:t>
                      </w:r>
                    </w:p>
                    <w:p>
                      <w:pPr>
                        <w:jc w:val="center"/>
                        <w:rPr>
                          <w:rFonts w:hint="eastAsia"/>
                        </w:rPr>
                      </w:pPr>
                    </w:p>
                  </w:txbxContent>
                </v:textbox>
              </v:shape>
            </w:pict>
          </mc:Fallback>
        </mc:AlternateContent>
      </w:r>
      <w:r>
        <w:rPr>
          <w:rFonts w:asciiTheme="minorEastAsia" w:hAnsiTheme="minorEastAsia" w:eastAsiaTheme="minorEastAsia"/>
          <w:b/>
          <w:sz w:val="28"/>
          <w:szCs w:val="28"/>
        </w:rPr>
        <mc:AlternateContent>
          <mc:Choice Requires="wps">
            <w:drawing>
              <wp:anchor distT="0" distB="0" distL="114300" distR="114300" simplePos="0" relativeHeight="251657216" behindDoc="0" locked="0" layoutInCell="1" allowOverlap="1">
                <wp:simplePos x="0" y="0"/>
                <wp:positionH relativeFrom="column">
                  <wp:posOffset>-57150</wp:posOffset>
                </wp:positionH>
                <wp:positionV relativeFrom="paragraph">
                  <wp:posOffset>549910</wp:posOffset>
                </wp:positionV>
                <wp:extent cx="5989955" cy="3896360"/>
                <wp:effectExtent l="0" t="0" r="0" b="9525"/>
                <wp:wrapNone/>
                <wp:docPr id="6" name="文本框 6"/>
                <wp:cNvGraphicFramePr/>
                <a:graphic xmlns:a="http://schemas.openxmlformats.org/drawingml/2006/main">
                  <a:graphicData uri="http://schemas.microsoft.com/office/word/2010/wordprocessingShape">
                    <wps:wsp>
                      <wps:cNvSpPr txBox="1">
                        <a:spLocks noChangeArrowheads="1"/>
                      </wps:cNvSpPr>
                      <wps:spPr bwMode="auto">
                        <a:xfrm>
                          <a:off x="0" y="0"/>
                          <a:ext cx="5989955" cy="3896139"/>
                        </a:xfrm>
                        <a:prstGeom prst="rect">
                          <a:avLst/>
                        </a:prstGeom>
                        <a:noFill/>
                        <a:ln>
                          <a:noFill/>
                        </a:ln>
                      </wps:spPr>
                      <wps:txbx>
                        <w:txbxContent>
                          <w:p>
                            <w:pPr>
                              <w:jc w:val="center"/>
                              <w:rPr>
                                <w:rFonts w:hint="default" w:ascii="黑体" w:hAnsi="宋体" w:eastAsia="黑体" w:cs="黑体"/>
                                <w:color w:val="FFFFFF"/>
                                <w:sz w:val="72"/>
                                <w:szCs w:val="72"/>
                                <w:lang w:bidi="ar"/>
                              </w:rPr>
                            </w:pPr>
                            <w:r>
                              <w:rPr>
                                <w:rFonts w:hint="default" w:ascii="黑体" w:hAnsi="宋体" w:eastAsia="黑体" w:cs="黑体"/>
                                <w:color w:val="FFFFFF"/>
                                <w:sz w:val="72"/>
                                <w:szCs w:val="72"/>
                                <w:lang w:bidi="ar"/>
                              </w:rPr>
                              <w:t>融合分析系统</w:t>
                            </w:r>
                            <w:r>
                              <w:rPr>
                                <w:rFonts w:hint="eastAsia" w:ascii="黑体" w:hAnsi="宋体" w:eastAsia="黑体" w:cs="黑体"/>
                                <w:color w:val="FFFFFF"/>
                                <w:sz w:val="72"/>
                                <w:szCs w:val="72"/>
                                <w:lang w:bidi="ar"/>
                              </w:rPr>
                              <w:t>V</w:t>
                            </w:r>
                            <w:r>
                              <w:rPr>
                                <w:rFonts w:hint="default" w:ascii="黑体" w:hAnsi="宋体" w:eastAsia="黑体" w:cs="黑体"/>
                                <w:color w:val="FFFFFF"/>
                                <w:sz w:val="72"/>
                                <w:szCs w:val="72"/>
                                <w:lang w:bidi="ar"/>
                              </w:rPr>
                              <w:t>3</w:t>
                            </w:r>
                            <w:r>
                              <w:rPr>
                                <w:rFonts w:hint="eastAsia" w:ascii="黑体" w:hAnsi="宋体" w:eastAsia="黑体" w:cs="黑体"/>
                                <w:color w:val="FFFFFF"/>
                                <w:sz w:val="72"/>
                                <w:szCs w:val="72"/>
                                <w:lang w:bidi="ar"/>
                              </w:rPr>
                              <w:t>.</w:t>
                            </w:r>
                            <w:r>
                              <w:rPr>
                                <w:rFonts w:hint="default" w:ascii="黑体" w:hAnsi="宋体" w:eastAsia="黑体" w:cs="黑体"/>
                                <w:color w:val="FFFFFF"/>
                                <w:sz w:val="72"/>
                                <w:szCs w:val="72"/>
                                <w:lang w:bidi="ar"/>
                              </w:rPr>
                              <w:t>0</w:t>
                            </w:r>
                            <w:r>
                              <w:rPr>
                                <w:rFonts w:hint="eastAsia" w:ascii="黑体" w:hAnsi="宋体" w:eastAsia="黑体" w:cs="黑体"/>
                                <w:color w:val="FFFFFF"/>
                                <w:sz w:val="72"/>
                                <w:szCs w:val="72"/>
                                <w:lang w:bidi="ar"/>
                              </w:rPr>
                              <w:t>.</w:t>
                            </w:r>
                            <w:r>
                              <w:rPr>
                                <w:rFonts w:hint="default" w:ascii="黑体" w:hAnsi="宋体" w:eastAsia="黑体" w:cs="黑体"/>
                                <w:color w:val="FFFFFF"/>
                                <w:sz w:val="72"/>
                                <w:szCs w:val="72"/>
                                <w:lang w:bidi="ar"/>
                              </w:rPr>
                              <w:t>0</w:t>
                            </w:r>
                          </w:p>
                          <w:p>
                            <w:pPr>
                              <w:jc w:val="center"/>
                              <w:rPr>
                                <w:rFonts w:hint="eastAsia" w:ascii="黑体" w:hAnsi="宋体" w:eastAsia="黑体" w:cs="黑体"/>
                                <w:color w:val="FFFFFF"/>
                                <w:sz w:val="72"/>
                                <w:szCs w:val="72"/>
                              </w:rPr>
                            </w:pPr>
                            <w:r>
                              <w:rPr>
                                <w:rFonts w:hint="eastAsia" w:ascii="黑体" w:hAnsi="宋体" w:eastAsia="黑体" w:cs="黑体"/>
                                <w:color w:val="FFFFFF"/>
                                <w:sz w:val="72"/>
                                <w:szCs w:val="72"/>
                                <w:lang w:bidi="ar"/>
                              </w:rPr>
                              <w:t>需求规格说明书</w:t>
                            </w:r>
                          </w:p>
                          <w:p>
                            <w:pPr>
                              <w:jc w:val="center"/>
                              <w:rPr>
                                <w:rFonts w:ascii="微软雅黑" w:hAnsi="微软雅黑" w:eastAsia="微软雅黑" w:cs="微软雅黑"/>
                                <w:b/>
                                <w:bCs/>
                                <w:color w:val="FFFFFF" w:themeColor="background1"/>
                                <w:sz w:val="52"/>
                                <w:szCs w:val="84"/>
                                <w14:textFill>
                                  <w14:solidFill>
                                    <w14:schemeClr w14:val="bg1"/>
                                  </w14:solidFill>
                                </w14:textFill>
                              </w:rPr>
                            </w:pPr>
                          </w:p>
                        </w:txbxContent>
                      </wps:txbx>
                      <wps:bodyPr rot="0" vert="horz" wrap="square" lIns="91439" tIns="45719" rIns="91439" bIns="45719" anchor="t" anchorCtr="0" upright="1">
                        <a:noAutofit/>
                      </wps:bodyPr>
                    </wps:wsp>
                  </a:graphicData>
                </a:graphic>
              </wp:anchor>
            </w:drawing>
          </mc:Choice>
          <mc:Fallback>
            <w:pict>
              <v:shape id="_x0000_s1026" o:spid="_x0000_s1026" o:spt="202" type="#_x0000_t202" style="position:absolute;left:0pt;margin-left:-4.5pt;margin-top:43.3pt;height:306.8pt;width:471.65pt;z-index:251657216;mso-width-relative:page;mso-height-relative:page;" filled="f" stroked="f" coordsize="21600,21600" o:gfxdata="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jXmmH9gAAAAJAQAADwAAAAAA&#10;AAABACAAAAA4AAAAZHJzL2Rvd25yZXYueG1sUEsBAhQAFAAAAAgAh07iQE/U7yX9AQAAyAMAAA4A&#10;AAAAAAAAAQAgAAAAPQEAAGRycy9lMm9Eb2MueG1sUEsFBgAAAAAGAAYAWQEAAKwFAAAAAA==&#10;">
                <v:fill on="f" focussize="0,0"/>
                <v:stroke on="f"/>
                <v:imagedata o:title=""/>
                <o:lock v:ext="edit" aspectratio="f"/>
                <v:textbox inset="7.19992125984252pt,3.59992125984252pt,7.19992125984252pt,3.59992125984252pt">
                  <w:txbxContent>
                    <w:p>
                      <w:pPr>
                        <w:jc w:val="center"/>
                        <w:rPr>
                          <w:rFonts w:hint="default" w:ascii="黑体" w:hAnsi="宋体" w:eastAsia="黑体" w:cs="黑体"/>
                          <w:color w:val="FFFFFF"/>
                          <w:sz w:val="72"/>
                          <w:szCs w:val="72"/>
                          <w:lang w:bidi="ar"/>
                        </w:rPr>
                      </w:pPr>
                      <w:r>
                        <w:rPr>
                          <w:rFonts w:hint="default" w:ascii="黑体" w:hAnsi="宋体" w:eastAsia="黑体" w:cs="黑体"/>
                          <w:color w:val="FFFFFF"/>
                          <w:sz w:val="72"/>
                          <w:szCs w:val="72"/>
                          <w:lang w:bidi="ar"/>
                        </w:rPr>
                        <w:t>融合分析系统</w:t>
                      </w:r>
                      <w:r>
                        <w:rPr>
                          <w:rFonts w:hint="eastAsia" w:ascii="黑体" w:hAnsi="宋体" w:eastAsia="黑体" w:cs="黑体"/>
                          <w:color w:val="FFFFFF"/>
                          <w:sz w:val="72"/>
                          <w:szCs w:val="72"/>
                          <w:lang w:bidi="ar"/>
                        </w:rPr>
                        <w:t>V</w:t>
                      </w:r>
                      <w:r>
                        <w:rPr>
                          <w:rFonts w:hint="default" w:ascii="黑体" w:hAnsi="宋体" w:eastAsia="黑体" w:cs="黑体"/>
                          <w:color w:val="FFFFFF"/>
                          <w:sz w:val="72"/>
                          <w:szCs w:val="72"/>
                          <w:lang w:bidi="ar"/>
                        </w:rPr>
                        <w:t>3</w:t>
                      </w:r>
                      <w:r>
                        <w:rPr>
                          <w:rFonts w:hint="eastAsia" w:ascii="黑体" w:hAnsi="宋体" w:eastAsia="黑体" w:cs="黑体"/>
                          <w:color w:val="FFFFFF"/>
                          <w:sz w:val="72"/>
                          <w:szCs w:val="72"/>
                          <w:lang w:bidi="ar"/>
                        </w:rPr>
                        <w:t>.</w:t>
                      </w:r>
                      <w:r>
                        <w:rPr>
                          <w:rFonts w:hint="default" w:ascii="黑体" w:hAnsi="宋体" w:eastAsia="黑体" w:cs="黑体"/>
                          <w:color w:val="FFFFFF"/>
                          <w:sz w:val="72"/>
                          <w:szCs w:val="72"/>
                          <w:lang w:bidi="ar"/>
                        </w:rPr>
                        <w:t>0</w:t>
                      </w:r>
                      <w:r>
                        <w:rPr>
                          <w:rFonts w:hint="eastAsia" w:ascii="黑体" w:hAnsi="宋体" w:eastAsia="黑体" w:cs="黑体"/>
                          <w:color w:val="FFFFFF"/>
                          <w:sz w:val="72"/>
                          <w:szCs w:val="72"/>
                          <w:lang w:bidi="ar"/>
                        </w:rPr>
                        <w:t>.</w:t>
                      </w:r>
                      <w:r>
                        <w:rPr>
                          <w:rFonts w:hint="default" w:ascii="黑体" w:hAnsi="宋体" w:eastAsia="黑体" w:cs="黑体"/>
                          <w:color w:val="FFFFFF"/>
                          <w:sz w:val="72"/>
                          <w:szCs w:val="72"/>
                          <w:lang w:bidi="ar"/>
                        </w:rPr>
                        <w:t>0</w:t>
                      </w:r>
                    </w:p>
                    <w:p>
                      <w:pPr>
                        <w:jc w:val="center"/>
                        <w:rPr>
                          <w:rFonts w:hint="eastAsia" w:ascii="黑体" w:hAnsi="宋体" w:eastAsia="黑体" w:cs="黑体"/>
                          <w:color w:val="FFFFFF"/>
                          <w:sz w:val="72"/>
                          <w:szCs w:val="72"/>
                        </w:rPr>
                      </w:pPr>
                      <w:r>
                        <w:rPr>
                          <w:rFonts w:hint="eastAsia" w:ascii="黑体" w:hAnsi="宋体" w:eastAsia="黑体" w:cs="黑体"/>
                          <w:color w:val="FFFFFF"/>
                          <w:sz w:val="72"/>
                          <w:szCs w:val="72"/>
                          <w:lang w:bidi="ar"/>
                        </w:rPr>
                        <w:t>需求规格说明书</w:t>
                      </w:r>
                    </w:p>
                    <w:p>
                      <w:pPr>
                        <w:jc w:val="center"/>
                        <w:rPr>
                          <w:rFonts w:ascii="微软雅黑" w:hAnsi="微软雅黑" w:eastAsia="微软雅黑" w:cs="微软雅黑"/>
                          <w:b/>
                          <w:bCs/>
                          <w:color w:val="FFFFFF" w:themeColor="background1"/>
                          <w:sz w:val="52"/>
                          <w:szCs w:val="84"/>
                          <w14:textFill>
                            <w14:solidFill>
                              <w14:schemeClr w14:val="bg1"/>
                            </w14:solidFill>
                          </w14:textFill>
                        </w:rPr>
                      </w:pPr>
                    </w:p>
                  </w:txbxContent>
                </v:textbox>
              </v:shape>
            </w:pict>
          </mc:Fallback>
        </mc:AlternateContent>
      </w:r>
      <w:r>
        <w:rPr>
          <w:rFonts w:asciiTheme="minorEastAsia" w:hAnsiTheme="minorEastAsia" w:eastAsiaTheme="minorEastAsia"/>
          <w:b/>
          <w:sz w:val="28"/>
          <w:szCs w:val="28"/>
        </w:rPr>
        <w:br w:type="page"/>
      </w:r>
    </w:p>
    <w:tbl>
      <w:tblPr>
        <w:tblStyle w:val="38"/>
        <w:tblW w:w="494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4"/>
        <w:gridCol w:w="1168"/>
        <w:gridCol w:w="3901"/>
        <w:gridCol w:w="1416"/>
        <w:gridCol w:w="1134"/>
        <w:gridCol w:w="1132"/>
      </w:tblGrid>
      <w:tr>
        <w:tc>
          <w:tcPr>
            <w:tcW w:w="377" w:type="pct"/>
          </w:tcPr>
          <w:p>
            <w:pPr>
              <w:jc w:val="center"/>
              <w:rPr>
                <w:b/>
                <w:sz w:val="22"/>
              </w:rPr>
            </w:pPr>
            <w:r>
              <w:rPr>
                <w:rFonts w:hint="eastAsia"/>
                <w:b/>
                <w:sz w:val="22"/>
              </w:rPr>
              <w:t>序号</w:t>
            </w:r>
          </w:p>
        </w:tc>
        <w:tc>
          <w:tcPr>
            <w:tcW w:w="617" w:type="pct"/>
          </w:tcPr>
          <w:p>
            <w:pPr>
              <w:jc w:val="center"/>
              <w:rPr>
                <w:b/>
                <w:sz w:val="22"/>
              </w:rPr>
            </w:pPr>
            <w:r>
              <w:rPr>
                <w:rFonts w:hint="eastAsia"/>
                <w:b/>
                <w:sz w:val="22"/>
              </w:rPr>
              <w:t>版本号</w:t>
            </w:r>
          </w:p>
        </w:tc>
        <w:tc>
          <w:tcPr>
            <w:tcW w:w="2061" w:type="pct"/>
          </w:tcPr>
          <w:p>
            <w:pPr>
              <w:jc w:val="center"/>
              <w:rPr>
                <w:b/>
                <w:sz w:val="22"/>
              </w:rPr>
            </w:pPr>
            <w:r>
              <w:rPr>
                <w:rFonts w:hint="eastAsia"/>
                <w:b/>
                <w:sz w:val="22"/>
              </w:rPr>
              <w:t>修订内容</w:t>
            </w:r>
          </w:p>
        </w:tc>
        <w:tc>
          <w:tcPr>
            <w:tcW w:w="748" w:type="pct"/>
          </w:tcPr>
          <w:p>
            <w:pPr>
              <w:jc w:val="center"/>
              <w:rPr>
                <w:b/>
                <w:sz w:val="22"/>
              </w:rPr>
            </w:pPr>
            <w:r>
              <w:rPr>
                <w:rFonts w:hint="eastAsia"/>
                <w:b/>
                <w:sz w:val="22"/>
              </w:rPr>
              <w:t>修订时间</w:t>
            </w:r>
          </w:p>
        </w:tc>
        <w:tc>
          <w:tcPr>
            <w:tcW w:w="599" w:type="pct"/>
          </w:tcPr>
          <w:p>
            <w:pPr>
              <w:jc w:val="center"/>
              <w:rPr>
                <w:b/>
                <w:sz w:val="22"/>
              </w:rPr>
            </w:pPr>
            <w:r>
              <w:rPr>
                <w:rFonts w:hint="eastAsia"/>
                <w:b/>
                <w:sz w:val="22"/>
              </w:rPr>
              <w:t>修订人</w:t>
            </w:r>
          </w:p>
        </w:tc>
        <w:tc>
          <w:tcPr>
            <w:tcW w:w="598" w:type="pct"/>
          </w:tcPr>
          <w:p>
            <w:pPr>
              <w:jc w:val="center"/>
              <w:rPr>
                <w:b/>
                <w:sz w:val="22"/>
              </w:rPr>
            </w:pPr>
            <w:r>
              <w:rPr>
                <w:rFonts w:hint="eastAsia"/>
                <w:b/>
                <w:sz w:val="22"/>
              </w:rPr>
              <w:t>审核人</w:t>
            </w:r>
          </w:p>
        </w:tc>
      </w:tr>
      <w:tr>
        <w:tc>
          <w:tcPr>
            <w:tcW w:w="377" w:type="pct"/>
          </w:tcPr>
          <w:p>
            <w:pPr>
              <w:jc w:val="left"/>
              <w:rPr>
                <w:sz w:val="20"/>
              </w:rPr>
            </w:pPr>
            <w:r>
              <w:rPr>
                <w:rFonts w:hint="eastAsia"/>
                <w:sz w:val="20"/>
              </w:rPr>
              <w:t>1</w:t>
            </w:r>
          </w:p>
        </w:tc>
        <w:tc>
          <w:tcPr>
            <w:tcW w:w="617" w:type="pct"/>
          </w:tcPr>
          <w:p>
            <w:pPr>
              <w:jc w:val="left"/>
              <w:rPr>
                <w:sz w:val="20"/>
              </w:rPr>
            </w:pPr>
            <w:r>
              <w:rPr>
                <w:sz w:val="20"/>
              </w:rPr>
              <w:t>V1.0</w:t>
            </w:r>
          </w:p>
        </w:tc>
        <w:tc>
          <w:tcPr>
            <w:tcW w:w="2061" w:type="pct"/>
          </w:tcPr>
          <w:p>
            <w:pPr>
              <w:jc w:val="left"/>
              <w:rPr>
                <w:sz w:val="20"/>
              </w:rPr>
            </w:pPr>
            <w:r>
              <w:rPr>
                <w:sz w:val="20"/>
              </w:rPr>
              <w:t>作为内部开发人员，设计人员，测试人员的版本需求描述文档，注重功能点描述和作为版本变更记录，不适合作为外部宣传资料</w:t>
            </w:r>
          </w:p>
        </w:tc>
        <w:tc>
          <w:tcPr>
            <w:tcW w:w="748" w:type="pct"/>
          </w:tcPr>
          <w:p>
            <w:pPr>
              <w:jc w:val="left"/>
              <w:rPr>
                <w:sz w:val="20"/>
              </w:rPr>
            </w:pPr>
            <w:r>
              <w:rPr>
                <w:rFonts w:hint="eastAsia"/>
                <w:sz w:val="20"/>
              </w:rPr>
              <w:t>2020-</w:t>
            </w:r>
            <w:r>
              <w:rPr>
                <w:rFonts w:hint="default"/>
                <w:sz w:val="20"/>
              </w:rPr>
              <w:t>9</w:t>
            </w:r>
          </w:p>
        </w:tc>
        <w:tc>
          <w:tcPr>
            <w:tcW w:w="599" w:type="pct"/>
          </w:tcPr>
          <w:p>
            <w:pPr>
              <w:jc w:val="left"/>
              <w:rPr>
                <w:sz w:val="20"/>
              </w:rPr>
            </w:pPr>
            <w:r>
              <w:rPr>
                <w:sz w:val="20"/>
              </w:rPr>
              <w:t>崔世鹏</w:t>
            </w:r>
          </w:p>
        </w:tc>
        <w:tc>
          <w:tcPr>
            <w:tcW w:w="598" w:type="pct"/>
          </w:tcPr>
          <w:p>
            <w:pPr>
              <w:jc w:val="left"/>
              <w:rPr>
                <w:sz w:val="20"/>
              </w:rPr>
            </w:pPr>
          </w:p>
        </w:tc>
      </w:tr>
      <w:tr>
        <w:tc>
          <w:tcPr>
            <w:tcW w:w="377" w:type="pct"/>
          </w:tcPr>
          <w:p>
            <w:pPr>
              <w:jc w:val="left"/>
              <w:rPr>
                <w:sz w:val="20"/>
              </w:rPr>
            </w:pPr>
            <w:r>
              <w:rPr>
                <w:sz w:val="20"/>
              </w:rPr>
              <w:t>2</w:t>
            </w:r>
          </w:p>
        </w:tc>
        <w:tc>
          <w:tcPr>
            <w:tcW w:w="617" w:type="pct"/>
          </w:tcPr>
          <w:p>
            <w:pPr>
              <w:jc w:val="left"/>
              <w:rPr>
                <w:sz w:val="20"/>
              </w:rPr>
            </w:pPr>
            <w:r>
              <w:rPr>
                <w:sz w:val="20"/>
              </w:rPr>
              <w:t>V1.1</w:t>
            </w:r>
          </w:p>
        </w:tc>
        <w:tc>
          <w:tcPr>
            <w:tcW w:w="2061" w:type="pct"/>
          </w:tcPr>
          <w:p>
            <w:pPr>
              <w:jc w:val="left"/>
              <w:rPr>
                <w:sz w:val="20"/>
              </w:rPr>
            </w:pPr>
            <w:r>
              <w:rPr>
                <w:sz w:val="20"/>
              </w:rPr>
              <w:t>新增：研判任务管理及碰撞、轨迹拟合</w:t>
            </w:r>
          </w:p>
          <w:p>
            <w:pPr>
              <w:jc w:val="left"/>
              <w:rPr>
                <w:sz w:val="20"/>
              </w:rPr>
            </w:pPr>
            <w:r>
              <w:rPr>
                <w:sz w:val="20"/>
              </w:rPr>
              <w:t>修改：碰撞关联改为时空碰撞，轨迹分析改为时空轨迹</w:t>
            </w:r>
          </w:p>
          <w:p>
            <w:pPr>
              <w:jc w:val="left"/>
              <w:rPr>
                <w:sz w:val="20"/>
              </w:rPr>
            </w:pPr>
            <w:r>
              <w:rPr>
                <w:sz w:val="20"/>
              </w:rPr>
              <w:t>删除：全息档案、技战法</w:t>
            </w:r>
          </w:p>
        </w:tc>
        <w:tc>
          <w:tcPr>
            <w:tcW w:w="748" w:type="pct"/>
          </w:tcPr>
          <w:p>
            <w:pPr>
              <w:jc w:val="left"/>
              <w:rPr>
                <w:sz w:val="20"/>
              </w:rPr>
            </w:pPr>
            <w:r>
              <w:rPr>
                <w:sz w:val="20"/>
              </w:rPr>
              <w:t>2020-10</w:t>
            </w:r>
          </w:p>
        </w:tc>
        <w:tc>
          <w:tcPr>
            <w:tcW w:w="599" w:type="pct"/>
          </w:tcPr>
          <w:p>
            <w:pPr>
              <w:jc w:val="left"/>
              <w:rPr>
                <w:sz w:val="20"/>
              </w:rPr>
            </w:pPr>
            <w:r>
              <w:rPr>
                <w:sz w:val="20"/>
              </w:rPr>
              <w:t>崔世鹏、陈讯</w:t>
            </w:r>
          </w:p>
        </w:tc>
        <w:tc>
          <w:tcPr>
            <w:tcW w:w="598" w:type="pct"/>
          </w:tcPr>
          <w:p>
            <w:pPr>
              <w:jc w:val="left"/>
              <w:rPr>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77" w:type="pct"/>
          </w:tcPr>
          <w:p>
            <w:pPr>
              <w:jc w:val="left"/>
              <w:rPr>
                <w:sz w:val="20"/>
              </w:rPr>
            </w:pPr>
            <w:r>
              <w:rPr>
                <w:sz w:val="20"/>
              </w:rPr>
              <w:t>3</w:t>
            </w:r>
          </w:p>
        </w:tc>
        <w:tc>
          <w:tcPr>
            <w:tcW w:w="617" w:type="pct"/>
          </w:tcPr>
          <w:p>
            <w:pPr>
              <w:jc w:val="left"/>
              <w:rPr>
                <w:sz w:val="20"/>
              </w:rPr>
            </w:pPr>
            <w:r>
              <w:rPr>
                <w:sz w:val="20"/>
              </w:rPr>
              <w:t>V2.0</w:t>
            </w:r>
          </w:p>
        </w:tc>
        <w:tc>
          <w:tcPr>
            <w:tcW w:w="2061" w:type="pct"/>
          </w:tcPr>
          <w:p>
            <w:pPr>
              <w:jc w:val="left"/>
              <w:rPr>
                <w:sz w:val="20"/>
              </w:rPr>
            </w:pPr>
            <w:r>
              <w:rPr>
                <w:sz w:val="20"/>
              </w:rPr>
              <w:t>规范需求文档模板</w:t>
            </w:r>
          </w:p>
          <w:p>
            <w:pPr>
              <w:jc w:val="left"/>
            </w:pPr>
            <w:r>
              <w:rPr>
                <w:sz w:val="20"/>
              </w:rPr>
              <w:t>更新：非功能性需求</w:t>
            </w:r>
          </w:p>
        </w:tc>
        <w:tc>
          <w:tcPr>
            <w:tcW w:w="748" w:type="pct"/>
          </w:tcPr>
          <w:p>
            <w:pPr>
              <w:jc w:val="left"/>
              <w:rPr>
                <w:sz w:val="20"/>
              </w:rPr>
            </w:pPr>
            <w:r>
              <w:rPr>
                <w:sz w:val="20"/>
              </w:rPr>
              <w:t>2020-11</w:t>
            </w:r>
          </w:p>
        </w:tc>
        <w:tc>
          <w:tcPr>
            <w:tcW w:w="599" w:type="pct"/>
          </w:tcPr>
          <w:p>
            <w:pPr>
              <w:jc w:val="left"/>
              <w:rPr>
                <w:sz w:val="20"/>
              </w:rPr>
            </w:pPr>
            <w:r>
              <w:rPr>
                <w:sz w:val="20"/>
              </w:rPr>
              <w:t>崔世鹏</w:t>
            </w:r>
          </w:p>
        </w:tc>
        <w:tc>
          <w:tcPr>
            <w:tcW w:w="598" w:type="pct"/>
          </w:tcPr>
          <w:p>
            <w:pPr>
              <w:jc w:val="left"/>
              <w:rPr>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77" w:type="pct"/>
          </w:tcPr>
          <w:p>
            <w:pPr>
              <w:jc w:val="center"/>
              <w:rPr>
                <w:sz w:val="20"/>
              </w:rPr>
            </w:pPr>
            <w:r>
              <w:rPr>
                <w:sz w:val="20"/>
              </w:rPr>
              <w:t>4</w:t>
            </w:r>
          </w:p>
        </w:tc>
        <w:tc>
          <w:tcPr>
            <w:tcW w:w="617" w:type="pct"/>
          </w:tcPr>
          <w:p>
            <w:pPr>
              <w:jc w:val="left"/>
              <w:rPr>
                <w:sz w:val="20"/>
              </w:rPr>
            </w:pPr>
            <w:r>
              <w:rPr>
                <w:sz w:val="20"/>
              </w:rPr>
              <w:t>V3.0.0</w:t>
            </w:r>
          </w:p>
        </w:tc>
        <w:tc>
          <w:tcPr>
            <w:tcW w:w="2061" w:type="pct"/>
          </w:tcPr>
          <w:p>
            <w:pPr>
              <w:rPr>
                <w:rFonts w:hint="eastAsia" w:eastAsia="宋体"/>
                <w:sz w:val="20"/>
                <w:lang w:val="en-US" w:eastAsia="zh-Hans"/>
              </w:rPr>
            </w:pPr>
            <w:r>
              <w:rPr>
                <w:rFonts w:hint="eastAsia" w:eastAsia="宋体"/>
                <w:sz w:val="20"/>
                <w:lang w:val="en-US" w:eastAsia="zh-Hans"/>
              </w:rPr>
              <w:t>1、新增</w:t>
            </w:r>
            <w:r>
              <w:rPr>
                <w:rFonts w:hint="eastAsia"/>
                <w:sz w:val="20"/>
                <w:lang w:val="en-US" w:eastAsia="zh-Hans"/>
              </w:rPr>
              <w:t>：</w:t>
            </w:r>
            <w:r>
              <w:rPr>
                <w:rFonts w:hint="eastAsia" w:eastAsia="宋体"/>
                <w:sz w:val="20"/>
                <w:lang w:val="en-US" w:eastAsia="zh-Hans"/>
              </w:rPr>
              <w:t>专题信息库(人、车、</w:t>
            </w:r>
            <w:r>
              <w:rPr>
                <w:rFonts w:hint="default"/>
                <w:sz w:val="20"/>
                <w:lang w:eastAsia="zh-Hans"/>
              </w:rPr>
              <w:t>卡码</w:t>
            </w:r>
            <w:r>
              <w:rPr>
                <w:rFonts w:hint="eastAsia" w:eastAsia="宋体"/>
                <w:sz w:val="20"/>
                <w:lang w:val="en-US" w:eastAsia="zh-Hans"/>
              </w:rPr>
              <w:t>、终端)、动态档案功能</w:t>
            </w:r>
          </w:p>
          <w:p>
            <w:pPr>
              <w:rPr>
                <w:rFonts w:hint="eastAsia" w:eastAsia="宋体"/>
                <w:sz w:val="20"/>
                <w:lang w:val="en-US" w:eastAsia="zh-Hans"/>
              </w:rPr>
            </w:pPr>
            <w:r>
              <w:rPr>
                <w:rFonts w:hint="eastAsia" w:eastAsia="宋体"/>
                <w:sz w:val="20"/>
                <w:lang w:val="en-US" w:eastAsia="zh-Hans"/>
              </w:rPr>
              <w:t>2、新增</w:t>
            </w:r>
            <w:r>
              <w:rPr>
                <w:rFonts w:hint="default"/>
                <w:sz w:val="20"/>
                <w:lang w:eastAsia="zh-Hans"/>
              </w:rPr>
              <w:t>:</w:t>
            </w:r>
            <w:r>
              <w:rPr>
                <w:rFonts w:hint="eastAsia" w:eastAsia="宋体"/>
                <w:sz w:val="20"/>
                <w:lang w:val="en-US" w:eastAsia="zh-Hans"/>
              </w:rPr>
              <w:t>人脸-人体关联、驾乘车辆-人脸关联</w:t>
            </w:r>
          </w:p>
          <w:p>
            <w:pPr>
              <w:rPr>
                <w:rFonts w:hint="eastAsia" w:eastAsia="宋体"/>
                <w:sz w:val="20"/>
                <w:lang w:val="en-US" w:eastAsia="zh-Hans"/>
              </w:rPr>
            </w:pPr>
            <w:r>
              <w:rPr>
                <w:rFonts w:hint="eastAsia" w:eastAsia="宋体"/>
                <w:sz w:val="20"/>
                <w:lang w:val="en-US" w:eastAsia="zh-Hans"/>
              </w:rPr>
              <w:t>3、新增</w:t>
            </w:r>
            <w:r>
              <w:rPr>
                <w:rFonts w:hint="eastAsia"/>
                <w:sz w:val="20"/>
                <w:lang w:val="en-US" w:eastAsia="zh-Hans"/>
              </w:rPr>
              <w:t>：</w:t>
            </w:r>
            <w:r>
              <w:rPr>
                <w:rFonts w:hint="eastAsia" w:eastAsia="宋体"/>
                <w:sz w:val="20"/>
                <w:lang w:val="en-US" w:eastAsia="zh-Hans"/>
              </w:rPr>
              <w:t>基于地理位置的设备关联</w:t>
            </w:r>
          </w:p>
          <w:p>
            <w:pPr>
              <w:rPr>
                <w:rFonts w:hint="eastAsia" w:eastAsia="宋体"/>
                <w:sz w:val="20"/>
                <w:lang w:val="en-US" w:eastAsia="zh-Hans"/>
              </w:rPr>
            </w:pPr>
            <w:r>
              <w:rPr>
                <w:rFonts w:hint="eastAsia" w:eastAsia="宋体"/>
                <w:sz w:val="20"/>
                <w:lang w:val="en-US" w:eastAsia="zh-Hans"/>
              </w:rPr>
              <w:t>4、提供档案、关联关系等功能的注册、编辑、删除等服务</w:t>
            </w:r>
          </w:p>
          <w:p>
            <w:pPr>
              <w:rPr>
                <w:rFonts w:hint="eastAsia" w:eastAsia="宋体"/>
                <w:sz w:val="20"/>
                <w:lang w:val="en-US" w:eastAsia="zh-Hans"/>
              </w:rPr>
            </w:pPr>
            <w:r>
              <w:rPr>
                <w:rFonts w:hint="eastAsia" w:eastAsia="宋体"/>
                <w:sz w:val="20"/>
                <w:lang w:val="en-US" w:eastAsia="zh-Hans"/>
              </w:rPr>
              <w:t>5、兼容华为MPPDB数据库</w:t>
            </w:r>
          </w:p>
          <w:p>
            <w:pPr>
              <w:rPr>
                <w:rFonts w:hint="eastAsia" w:eastAsia="宋体"/>
                <w:sz w:val="20"/>
                <w:lang w:val="en-US" w:eastAsia="zh-Hans"/>
              </w:rPr>
            </w:pPr>
            <w:r>
              <w:rPr>
                <w:rFonts w:hint="eastAsia" w:eastAsia="宋体"/>
                <w:sz w:val="20"/>
                <w:lang w:val="en-US" w:eastAsia="zh-Hans"/>
              </w:rPr>
              <w:t>6、优化任务调度及任务执行状态等后台管理功能</w:t>
            </w:r>
          </w:p>
        </w:tc>
        <w:tc>
          <w:tcPr>
            <w:tcW w:w="748" w:type="pct"/>
          </w:tcPr>
          <w:p>
            <w:pPr>
              <w:rPr>
                <w:sz w:val="20"/>
              </w:rPr>
            </w:pPr>
            <w:r>
              <w:rPr>
                <w:sz w:val="20"/>
              </w:rPr>
              <w:t>2021-03</w:t>
            </w:r>
          </w:p>
        </w:tc>
        <w:tc>
          <w:tcPr>
            <w:tcW w:w="599" w:type="pct"/>
          </w:tcPr>
          <w:p>
            <w:pPr>
              <w:rPr>
                <w:rFonts w:hint="eastAsia" w:eastAsia="宋体"/>
                <w:sz w:val="20"/>
                <w:lang w:val="en-US" w:eastAsia="zh-Hans"/>
              </w:rPr>
            </w:pPr>
            <w:r>
              <w:rPr>
                <w:rFonts w:hint="eastAsia"/>
                <w:sz w:val="20"/>
                <w:lang w:val="en-US" w:eastAsia="zh-Hans"/>
              </w:rPr>
              <w:t>崔世鹏</w:t>
            </w:r>
          </w:p>
        </w:tc>
        <w:tc>
          <w:tcPr>
            <w:tcW w:w="598" w:type="pct"/>
          </w:tcPr>
          <w:p>
            <w:pPr>
              <w:rPr>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77" w:type="pct"/>
          </w:tcPr>
          <w:p>
            <w:pPr>
              <w:jc w:val="center"/>
              <w:rPr>
                <w:sz w:val="20"/>
              </w:rPr>
            </w:pPr>
          </w:p>
        </w:tc>
        <w:tc>
          <w:tcPr>
            <w:tcW w:w="617" w:type="pct"/>
          </w:tcPr>
          <w:p>
            <w:pPr>
              <w:jc w:val="center"/>
              <w:rPr>
                <w:sz w:val="20"/>
              </w:rPr>
            </w:pPr>
          </w:p>
        </w:tc>
        <w:tc>
          <w:tcPr>
            <w:tcW w:w="2061" w:type="pct"/>
          </w:tcPr>
          <w:p>
            <w:pPr>
              <w:rPr>
                <w:sz w:val="20"/>
              </w:rPr>
            </w:pPr>
          </w:p>
        </w:tc>
        <w:tc>
          <w:tcPr>
            <w:tcW w:w="748" w:type="pct"/>
          </w:tcPr>
          <w:p>
            <w:pPr>
              <w:rPr>
                <w:sz w:val="20"/>
              </w:rPr>
            </w:pPr>
          </w:p>
        </w:tc>
        <w:tc>
          <w:tcPr>
            <w:tcW w:w="599" w:type="pct"/>
          </w:tcPr>
          <w:p>
            <w:pPr>
              <w:rPr>
                <w:sz w:val="20"/>
              </w:rPr>
            </w:pPr>
          </w:p>
        </w:tc>
        <w:tc>
          <w:tcPr>
            <w:tcW w:w="598" w:type="pct"/>
          </w:tcPr>
          <w:p>
            <w:pPr>
              <w:rPr>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77" w:type="pct"/>
          </w:tcPr>
          <w:p>
            <w:pPr>
              <w:jc w:val="center"/>
              <w:rPr>
                <w:sz w:val="20"/>
              </w:rPr>
            </w:pPr>
          </w:p>
        </w:tc>
        <w:tc>
          <w:tcPr>
            <w:tcW w:w="617" w:type="pct"/>
          </w:tcPr>
          <w:p>
            <w:pPr>
              <w:jc w:val="center"/>
              <w:rPr>
                <w:sz w:val="20"/>
              </w:rPr>
            </w:pPr>
          </w:p>
        </w:tc>
        <w:tc>
          <w:tcPr>
            <w:tcW w:w="2061" w:type="pct"/>
          </w:tcPr>
          <w:p>
            <w:pPr>
              <w:rPr>
                <w:sz w:val="20"/>
              </w:rPr>
            </w:pPr>
          </w:p>
        </w:tc>
        <w:tc>
          <w:tcPr>
            <w:tcW w:w="748" w:type="pct"/>
          </w:tcPr>
          <w:p>
            <w:pPr>
              <w:rPr>
                <w:sz w:val="20"/>
              </w:rPr>
            </w:pPr>
          </w:p>
        </w:tc>
        <w:tc>
          <w:tcPr>
            <w:tcW w:w="599" w:type="pct"/>
          </w:tcPr>
          <w:p>
            <w:pPr>
              <w:rPr>
                <w:sz w:val="20"/>
              </w:rPr>
            </w:pPr>
          </w:p>
        </w:tc>
        <w:tc>
          <w:tcPr>
            <w:tcW w:w="598" w:type="pct"/>
          </w:tcPr>
          <w:p>
            <w:pPr>
              <w:rPr>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77" w:type="pct"/>
          </w:tcPr>
          <w:p>
            <w:pPr>
              <w:jc w:val="center"/>
              <w:rPr>
                <w:sz w:val="20"/>
              </w:rPr>
            </w:pPr>
          </w:p>
        </w:tc>
        <w:tc>
          <w:tcPr>
            <w:tcW w:w="617" w:type="pct"/>
          </w:tcPr>
          <w:p>
            <w:pPr>
              <w:jc w:val="center"/>
              <w:rPr>
                <w:sz w:val="20"/>
              </w:rPr>
            </w:pPr>
          </w:p>
        </w:tc>
        <w:tc>
          <w:tcPr>
            <w:tcW w:w="2061" w:type="pct"/>
          </w:tcPr>
          <w:p>
            <w:pPr>
              <w:rPr>
                <w:sz w:val="20"/>
              </w:rPr>
            </w:pPr>
          </w:p>
        </w:tc>
        <w:tc>
          <w:tcPr>
            <w:tcW w:w="748" w:type="pct"/>
          </w:tcPr>
          <w:p>
            <w:pPr>
              <w:rPr>
                <w:sz w:val="20"/>
              </w:rPr>
            </w:pPr>
          </w:p>
        </w:tc>
        <w:tc>
          <w:tcPr>
            <w:tcW w:w="599" w:type="pct"/>
          </w:tcPr>
          <w:p>
            <w:pPr>
              <w:rPr>
                <w:sz w:val="20"/>
              </w:rPr>
            </w:pPr>
          </w:p>
        </w:tc>
        <w:tc>
          <w:tcPr>
            <w:tcW w:w="598" w:type="pct"/>
          </w:tcPr>
          <w:p>
            <w:pPr>
              <w:rPr>
                <w:sz w:val="20"/>
              </w:rPr>
            </w:pPr>
          </w:p>
        </w:tc>
      </w:tr>
    </w:tbl>
    <w:p>
      <w:pPr>
        <w:rPr>
          <w:rFonts w:asciiTheme="minorHAnsi" w:hAnsiTheme="minorHAnsi" w:eastAsiaTheme="minorEastAsia"/>
          <w:b/>
          <w:color w:val="000000" w:themeColor="text1"/>
          <w:kern w:val="0"/>
          <w:sz w:val="36"/>
          <w14:textFill>
            <w14:solidFill>
              <w14:schemeClr w14:val="tx1"/>
            </w14:solidFill>
          </w14:textFill>
        </w:rPr>
      </w:pPr>
    </w:p>
    <w:p>
      <w:pPr>
        <w:widowControl/>
        <w:spacing w:line="240" w:lineRule="auto"/>
        <w:jc w:val="left"/>
        <w:rPr>
          <w:rFonts w:asciiTheme="majorEastAsia" w:hAnsiTheme="majorEastAsia" w:eastAsiaTheme="majorEastAsia"/>
          <w:color w:val="000000" w:themeColor="text1"/>
          <w:sz w:val="36"/>
          <w:szCs w:val="36"/>
          <w14:textFill>
            <w14:solidFill>
              <w14:schemeClr w14:val="tx1"/>
            </w14:solidFill>
          </w14:textFill>
        </w:rPr>
        <w:sectPr>
          <w:headerReference r:id="rId4" w:type="default"/>
          <w:footerReference r:id="rId5" w:type="default"/>
          <w:pgSz w:w="11906" w:h="16838"/>
          <w:pgMar w:top="1440" w:right="1134" w:bottom="1440" w:left="1418" w:header="851" w:footer="992" w:gutter="0"/>
          <w:cols w:space="425" w:num="1"/>
          <w:docGrid w:type="lines" w:linePitch="312" w:charSpace="0"/>
        </w:sectPr>
      </w:pPr>
      <w:r>
        <w:rPr>
          <w:rFonts w:asciiTheme="majorEastAsia" w:hAnsiTheme="majorEastAsia" w:eastAsiaTheme="majorEastAsia"/>
          <w:color w:val="000000" w:themeColor="text1"/>
          <w:sz w:val="36"/>
          <w:szCs w:val="36"/>
          <w14:textFill>
            <w14:solidFill>
              <w14:schemeClr w14:val="tx1"/>
            </w14:solidFill>
          </w14:textFill>
        </w:rPr>
        <w:br w:type="page"/>
      </w:r>
    </w:p>
    <w:p>
      <w:pPr>
        <w:widowControl/>
        <w:spacing w:line="240" w:lineRule="auto"/>
        <w:jc w:val="center"/>
        <w:rPr>
          <w:rFonts w:asciiTheme="majorEastAsia" w:hAnsiTheme="majorEastAsia" w:eastAsiaTheme="majorEastAsia"/>
          <w:b/>
          <w:color w:val="000000" w:themeColor="text1"/>
          <w:sz w:val="36"/>
          <w:szCs w:val="36"/>
          <w14:textFill>
            <w14:solidFill>
              <w14:schemeClr w14:val="tx1"/>
            </w14:solidFill>
          </w14:textFill>
        </w:rPr>
      </w:pPr>
      <w:r>
        <w:rPr>
          <w:rFonts w:hint="eastAsia" w:asciiTheme="majorEastAsia" w:hAnsiTheme="majorEastAsia" w:eastAsiaTheme="majorEastAsia"/>
          <w:b/>
          <w:color w:val="000000" w:themeColor="text1"/>
          <w:sz w:val="36"/>
          <w:szCs w:val="36"/>
          <w14:textFill>
            <w14:solidFill>
              <w14:schemeClr w14:val="tx1"/>
            </w14:solidFill>
          </w14:textFill>
        </w:rPr>
        <w:t>目 录</w:t>
      </w:r>
    </w:p>
    <w:p>
      <w:pPr>
        <w:pStyle w:val="27"/>
        <w:tabs>
          <w:tab w:val="right" w:leader="dot" w:pos="9354"/>
        </w:tabs>
      </w:pPr>
      <w:r>
        <w:fldChar w:fldCharType="begin"/>
      </w:r>
      <w:r>
        <w:instrText xml:space="preserve">TOC \o "1-3" \h \u </w:instrText>
      </w:r>
      <w:r>
        <w:fldChar w:fldCharType="separate"/>
      </w:r>
      <w:r>
        <w:fldChar w:fldCharType="begin"/>
      </w:r>
      <w:r>
        <w:instrText xml:space="preserve"> HYPERLINK \l _Toc478338595 </w:instrText>
      </w:r>
      <w:r>
        <w:fldChar w:fldCharType="separate"/>
      </w:r>
      <w:r>
        <w:t>1. 引言</w:t>
      </w:r>
      <w:r>
        <w:tab/>
      </w:r>
      <w:r>
        <w:fldChar w:fldCharType="begin"/>
      </w:r>
      <w:r>
        <w:instrText xml:space="preserve"> PAGEREF _Toc478338595 </w:instrText>
      </w:r>
      <w:r>
        <w:fldChar w:fldCharType="separate"/>
      </w:r>
      <w:r>
        <w:t>1</w:t>
      </w:r>
      <w:r>
        <w:fldChar w:fldCharType="end"/>
      </w:r>
      <w:r>
        <w:fldChar w:fldCharType="end"/>
      </w:r>
    </w:p>
    <w:p>
      <w:pPr>
        <w:pStyle w:val="30"/>
        <w:tabs>
          <w:tab w:val="right" w:leader="dot" w:pos="9354"/>
        </w:tabs>
      </w:pPr>
      <w:r>
        <w:fldChar w:fldCharType="begin"/>
      </w:r>
      <w:r>
        <w:instrText xml:space="preserve"> HYPERLINK \l _Toc1405475444 </w:instrText>
      </w:r>
      <w:r>
        <w:fldChar w:fldCharType="separate"/>
      </w:r>
      <w:r>
        <w:t>1.1. 产品背景</w:t>
      </w:r>
      <w:r>
        <w:tab/>
      </w:r>
      <w:r>
        <w:fldChar w:fldCharType="begin"/>
      </w:r>
      <w:r>
        <w:instrText xml:space="preserve"> PAGEREF _Toc1405475444 </w:instrText>
      </w:r>
      <w:r>
        <w:fldChar w:fldCharType="separate"/>
      </w:r>
      <w:r>
        <w:t>1</w:t>
      </w:r>
      <w:r>
        <w:fldChar w:fldCharType="end"/>
      </w:r>
      <w:r>
        <w:fldChar w:fldCharType="end"/>
      </w:r>
    </w:p>
    <w:p>
      <w:pPr>
        <w:pStyle w:val="30"/>
        <w:tabs>
          <w:tab w:val="right" w:leader="dot" w:pos="9354"/>
        </w:tabs>
      </w:pPr>
      <w:r>
        <w:fldChar w:fldCharType="begin"/>
      </w:r>
      <w:r>
        <w:instrText xml:space="preserve"> HYPERLINK \l _Toc1653153955 </w:instrText>
      </w:r>
      <w:r>
        <w:fldChar w:fldCharType="separate"/>
      </w:r>
      <w:r>
        <w:t>1.2. 产品目的</w:t>
      </w:r>
      <w:r>
        <w:tab/>
      </w:r>
      <w:r>
        <w:fldChar w:fldCharType="begin"/>
      </w:r>
      <w:r>
        <w:instrText xml:space="preserve"> PAGEREF _Toc1653153955 </w:instrText>
      </w:r>
      <w:r>
        <w:fldChar w:fldCharType="separate"/>
      </w:r>
      <w:r>
        <w:t>1</w:t>
      </w:r>
      <w:r>
        <w:fldChar w:fldCharType="end"/>
      </w:r>
      <w:r>
        <w:fldChar w:fldCharType="end"/>
      </w:r>
    </w:p>
    <w:p>
      <w:pPr>
        <w:pStyle w:val="30"/>
        <w:tabs>
          <w:tab w:val="right" w:leader="dot" w:pos="9354"/>
        </w:tabs>
      </w:pPr>
      <w:r>
        <w:fldChar w:fldCharType="begin"/>
      </w:r>
      <w:r>
        <w:instrText xml:space="preserve"> HYPERLINK \l _Toc415096799 </w:instrText>
      </w:r>
      <w:r>
        <w:fldChar w:fldCharType="separate"/>
      </w:r>
      <w:r>
        <w:t>1.3. 术语与名词解释</w:t>
      </w:r>
      <w:r>
        <w:tab/>
      </w:r>
      <w:r>
        <w:fldChar w:fldCharType="begin"/>
      </w:r>
      <w:r>
        <w:instrText xml:space="preserve"> PAGEREF _Toc415096799 </w:instrText>
      </w:r>
      <w:r>
        <w:fldChar w:fldCharType="separate"/>
      </w:r>
      <w:r>
        <w:t>1</w:t>
      </w:r>
      <w:r>
        <w:fldChar w:fldCharType="end"/>
      </w:r>
      <w:r>
        <w:fldChar w:fldCharType="end"/>
      </w:r>
    </w:p>
    <w:p>
      <w:pPr>
        <w:pStyle w:val="30"/>
        <w:tabs>
          <w:tab w:val="right" w:leader="dot" w:pos="9354"/>
        </w:tabs>
      </w:pPr>
      <w:r>
        <w:fldChar w:fldCharType="begin"/>
      </w:r>
      <w:r>
        <w:instrText xml:space="preserve"> HYPERLINK \l _Toc1505015337 </w:instrText>
      </w:r>
      <w:r>
        <w:fldChar w:fldCharType="separate"/>
      </w:r>
      <w:r>
        <w:t>1.4. 参考文献</w:t>
      </w:r>
      <w:r>
        <w:tab/>
      </w:r>
      <w:r>
        <w:fldChar w:fldCharType="begin"/>
      </w:r>
      <w:r>
        <w:instrText xml:space="preserve"> PAGEREF _Toc1505015337 </w:instrText>
      </w:r>
      <w:r>
        <w:fldChar w:fldCharType="separate"/>
      </w:r>
      <w:r>
        <w:t>2</w:t>
      </w:r>
      <w:r>
        <w:fldChar w:fldCharType="end"/>
      </w:r>
      <w:r>
        <w:fldChar w:fldCharType="end"/>
      </w:r>
    </w:p>
    <w:p>
      <w:pPr>
        <w:pStyle w:val="27"/>
        <w:tabs>
          <w:tab w:val="right" w:leader="dot" w:pos="9354"/>
        </w:tabs>
      </w:pPr>
      <w:r>
        <w:fldChar w:fldCharType="begin"/>
      </w:r>
      <w:r>
        <w:instrText xml:space="preserve"> HYPERLINK \l _Toc1730374593 </w:instrText>
      </w:r>
      <w:r>
        <w:fldChar w:fldCharType="separate"/>
      </w:r>
      <w:r>
        <w:t>2. 产品概述</w:t>
      </w:r>
      <w:r>
        <w:tab/>
      </w:r>
      <w:r>
        <w:fldChar w:fldCharType="begin"/>
      </w:r>
      <w:r>
        <w:instrText xml:space="preserve"> PAGEREF _Toc1730374593 </w:instrText>
      </w:r>
      <w:r>
        <w:fldChar w:fldCharType="separate"/>
      </w:r>
      <w:r>
        <w:t>3</w:t>
      </w:r>
      <w:r>
        <w:fldChar w:fldCharType="end"/>
      </w:r>
      <w:r>
        <w:fldChar w:fldCharType="end"/>
      </w:r>
    </w:p>
    <w:p>
      <w:pPr>
        <w:pStyle w:val="30"/>
        <w:tabs>
          <w:tab w:val="right" w:leader="dot" w:pos="9354"/>
        </w:tabs>
      </w:pPr>
      <w:r>
        <w:fldChar w:fldCharType="begin"/>
      </w:r>
      <w:r>
        <w:instrText xml:space="preserve"> HYPERLINK \l _Toc1182236877 </w:instrText>
      </w:r>
      <w:r>
        <w:fldChar w:fldCharType="separate"/>
      </w:r>
      <w:r>
        <w:t>2.1. 产品简介</w:t>
      </w:r>
      <w:r>
        <w:tab/>
      </w:r>
      <w:r>
        <w:fldChar w:fldCharType="begin"/>
      </w:r>
      <w:r>
        <w:instrText xml:space="preserve"> PAGEREF _Toc1182236877 </w:instrText>
      </w:r>
      <w:r>
        <w:fldChar w:fldCharType="separate"/>
      </w:r>
      <w:r>
        <w:t>3</w:t>
      </w:r>
      <w:r>
        <w:fldChar w:fldCharType="end"/>
      </w:r>
      <w:r>
        <w:fldChar w:fldCharType="end"/>
      </w:r>
    </w:p>
    <w:p>
      <w:pPr>
        <w:pStyle w:val="30"/>
        <w:tabs>
          <w:tab w:val="right" w:leader="dot" w:pos="9354"/>
        </w:tabs>
      </w:pPr>
      <w:r>
        <w:fldChar w:fldCharType="begin"/>
      </w:r>
      <w:r>
        <w:instrText xml:space="preserve"> HYPERLINK \l _Toc1336489695 </w:instrText>
      </w:r>
      <w:r>
        <w:fldChar w:fldCharType="separate"/>
      </w:r>
      <w:r>
        <w:t>2.2. 产品定位</w:t>
      </w:r>
      <w:r>
        <w:tab/>
      </w:r>
      <w:r>
        <w:fldChar w:fldCharType="begin"/>
      </w:r>
      <w:r>
        <w:instrText xml:space="preserve"> PAGEREF _Toc1336489695 </w:instrText>
      </w:r>
      <w:r>
        <w:fldChar w:fldCharType="separate"/>
      </w:r>
      <w:r>
        <w:t>3</w:t>
      </w:r>
      <w:r>
        <w:fldChar w:fldCharType="end"/>
      </w:r>
      <w:r>
        <w:fldChar w:fldCharType="end"/>
      </w:r>
    </w:p>
    <w:p>
      <w:pPr>
        <w:pStyle w:val="30"/>
        <w:tabs>
          <w:tab w:val="right" w:leader="dot" w:pos="9354"/>
        </w:tabs>
      </w:pPr>
      <w:r>
        <w:fldChar w:fldCharType="begin"/>
      </w:r>
      <w:r>
        <w:instrText xml:space="preserve"> HYPERLINK \l _Toc1850839892 </w:instrText>
      </w:r>
      <w:r>
        <w:fldChar w:fldCharType="separate"/>
      </w:r>
      <w:r>
        <w:t>2.3. 产品功能</w:t>
      </w:r>
      <w:r>
        <w:tab/>
      </w:r>
      <w:r>
        <w:fldChar w:fldCharType="begin"/>
      </w:r>
      <w:r>
        <w:instrText xml:space="preserve"> PAGEREF _Toc1850839892 </w:instrText>
      </w:r>
      <w:r>
        <w:fldChar w:fldCharType="separate"/>
      </w:r>
      <w:r>
        <w:t>3</w:t>
      </w:r>
      <w:r>
        <w:fldChar w:fldCharType="end"/>
      </w:r>
      <w:r>
        <w:fldChar w:fldCharType="end"/>
      </w:r>
    </w:p>
    <w:p>
      <w:pPr>
        <w:pStyle w:val="30"/>
        <w:tabs>
          <w:tab w:val="right" w:leader="dot" w:pos="9354"/>
        </w:tabs>
      </w:pPr>
      <w:r>
        <w:fldChar w:fldCharType="begin"/>
      </w:r>
      <w:r>
        <w:instrText xml:space="preserve"> HYPERLINK \l _Toc765438049 </w:instrText>
      </w:r>
      <w:r>
        <w:fldChar w:fldCharType="separate"/>
      </w:r>
      <w:r>
        <w:t>2.4. 产品边界</w:t>
      </w:r>
      <w:r>
        <w:tab/>
      </w:r>
      <w:r>
        <w:fldChar w:fldCharType="begin"/>
      </w:r>
      <w:r>
        <w:instrText xml:space="preserve"> PAGEREF _Toc765438049 </w:instrText>
      </w:r>
      <w:r>
        <w:fldChar w:fldCharType="separate"/>
      </w:r>
      <w:r>
        <w:t>4</w:t>
      </w:r>
      <w:r>
        <w:fldChar w:fldCharType="end"/>
      </w:r>
      <w:r>
        <w:fldChar w:fldCharType="end"/>
      </w:r>
    </w:p>
    <w:p>
      <w:pPr>
        <w:pStyle w:val="30"/>
        <w:tabs>
          <w:tab w:val="right" w:leader="dot" w:pos="9354"/>
        </w:tabs>
      </w:pPr>
      <w:r>
        <w:fldChar w:fldCharType="begin"/>
      </w:r>
      <w:r>
        <w:instrText xml:space="preserve"> HYPERLINK \l _Toc1290244013 </w:instrText>
      </w:r>
      <w:r>
        <w:fldChar w:fldCharType="separate"/>
      </w:r>
      <w:r>
        <w:t>2.5. 产品路线</w:t>
      </w:r>
      <w:r>
        <w:tab/>
      </w:r>
      <w:r>
        <w:fldChar w:fldCharType="begin"/>
      </w:r>
      <w:r>
        <w:instrText xml:space="preserve"> PAGEREF _Toc1290244013 </w:instrText>
      </w:r>
      <w:r>
        <w:fldChar w:fldCharType="separate"/>
      </w:r>
      <w:r>
        <w:t>4</w:t>
      </w:r>
      <w:r>
        <w:fldChar w:fldCharType="end"/>
      </w:r>
      <w:r>
        <w:fldChar w:fldCharType="end"/>
      </w:r>
    </w:p>
    <w:p>
      <w:pPr>
        <w:pStyle w:val="27"/>
        <w:tabs>
          <w:tab w:val="right" w:leader="dot" w:pos="9354"/>
        </w:tabs>
      </w:pPr>
      <w:r>
        <w:fldChar w:fldCharType="begin"/>
      </w:r>
      <w:r>
        <w:instrText xml:space="preserve"> HYPERLINK \l _Toc1988742732 </w:instrText>
      </w:r>
      <w:r>
        <w:fldChar w:fldCharType="separate"/>
      </w:r>
      <w:r>
        <w:t>3. 业务分析</w:t>
      </w:r>
      <w:r>
        <w:tab/>
      </w:r>
      <w:r>
        <w:fldChar w:fldCharType="begin"/>
      </w:r>
      <w:r>
        <w:instrText xml:space="preserve"> PAGEREF _Toc1988742732 </w:instrText>
      </w:r>
      <w:r>
        <w:fldChar w:fldCharType="separate"/>
      </w:r>
      <w:r>
        <w:t>4</w:t>
      </w:r>
      <w:r>
        <w:fldChar w:fldCharType="end"/>
      </w:r>
      <w:r>
        <w:fldChar w:fldCharType="end"/>
      </w:r>
    </w:p>
    <w:p>
      <w:pPr>
        <w:pStyle w:val="30"/>
        <w:tabs>
          <w:tab w:val="right" w:leader="dot" w:pos="9354"/>
        </w:tabs>
      </w:pPr>
      <w:r>
        <w:fldChar w:fldCharType="begin"/>
      </w:r>
      <w:r>
        <w:instrText xml:space="preserve"> HYPERLINK \l _Toc1363614816 </w:instrText>
      </w:r>
      <w:r>
        <w:fldChar w:fldCharType="separate"/>
      </w:r>
      <w:r>
        <w:t>3.1. 业务概述</w:t>
      </w:r>
      <w:r>
        <w:tab/>
      </w:r>
      <w:r>
        <w:fldChar w:fldCharType="begin"/>
      </w:r>
      <w:r>
        <w:instrText xml:space="preserve"> PAGEREF _Toc1363614816 </w:instrText>
      </w:r>
      <w:r>
        <w:fldChar w:fldCharType="separate"/>
      </w:r>
      <w:r>
        <w:t>4</w:t>
      </w:r>
      <w:r>
        <w:fldChar w:fldCharType="end"/>
      </w:r>
      <w:r>
        <w:fldChar w:fldCharType="end"/>
      </w:r>
    </w:p>
    <w:p>
      <w:pPr>
        <w:pStyle w:val="30"/>
        <w:tabs>
          <w:tab w:val="right" w:leader="dot" w:pos="9354"/>
        </w:tabs>
      </w:pPr>
      <w:r>
        <w:fldChar w:fldCharType="begin"/>
      </w:r>
      <w:r>
        <w:instrText xml:space="preserve"> HYPERLINK \l _Toc328731728 </w:instrText>
      </w:r>
      <w:r>
        <w:fldChar w:fldCharType="separate"/>
      </w:r>
      <w:r>
        <w:t>3.2. 整体业务流程</w:t>
      </w:r>
      <w:r>
        <w:tab/>
      </w:r>
      <w:r>
        <w:fldChar w:fldCharType="begin"/>
      </w:r>
      <w:r>
        <w:instrText xml:space="preserve"> PAGEREF _Toc328731728 </w:instrText>
      </w:r>
      <w:r>
        <w:fldChar w:fldCharType="separate"/>
      </w:r>
      <w:r>
        <w:t>5</w:t>
      </w:r>
      <w:r>
        <w:fldChar w:fldCharType="end"/>
      </w:r>
      <w:r>
        <w:fldChar w:fldCharType="end"/>
      </w:r>
    </w:p>
    <w:p>
      <w:pPr>
        <w:pStyle w:val="30"/>
        <w:tabs>
          <w:tab w:val="right" w:leader="dot" w:pos="9354"/>
        </w:tabs>
      </w:pPr>
      <w:r>
        <w:fldChar w:fldCharType="begin"/>
      </w:r>
      <w:r>
        <w:instrText xml:space="preserve"> HYPERLINK \l _Toc1666212412 </w:instrText>
      </w:r>
      <w:r>
        <w:fldChar w:fldCharType="separate"/>
      </w:r>
      <w:r>
        <w:t>3.3. 数据流程</w:t>
      </w:r>
      <w:r>
        <w:tab/>
      </w:r>
      <w:r>
        <w:fldChar w:fldCharType="begin"/>
      </w:r>
      <w:r>
        <w:instrText xml:space="preserve"> PAGEREF _Toc1666212412 </w:instrText>
      </w:r>
      <w:r>
        <w:fldChar w:fldCharType="separate"/>
      </w:r>
      <w:r>
        <w:t>5</w:t>
      </w:r>
      <w:r>
        <w:fldChar w:fldCharType="end"/>
      </w:r>
      <w:r>
        <w:fldChar w:fldCharType="end"/>
      </w:r>
    </w:p>
    <w:p>
      <w:pPr>
        <w:pStyle w:val="27"/>
        <w:tabs>
          <w:tab w:val="right" w:leader="dot" w:pos="9354"/>
        </w:tabs>
      </w:pPr>
      <w:r>
        <w:fldChar w:fldCharType="begin"/>
      </w:r>
      <w:r>
        <w:instrText xml:space="preserve"> HYPERLINK \l _Toc845251604 </w:instrText>
      </w:r>
      <w:r>
        <w:fldChar w:fldCharType="separate"/>
      </w:r>
      <w:r>
        <w:t>4. 总体设计</w:t>
      </w:r>
      <w:r>
        <w:tab/>
      </w:r>
      <w:r>
        <w:fldChar w:fldCharType="begin"/>
      </w:r>
      <w:r>
        <w:instrText xml:space="preserve"> PAGEREF _Toc845251604 </w:instrText>
      </w:r>
      <w:r>
        <w:fldChar w:fldCharType="separate"/>
      </w:r>
      <w:r>
        <w:t>6</w:t>
      </w:r>
      <w:r>
        <w:fldChar w:fldCharType="end"/>
      </w:r>
      <w:r>
        <w:fldChar w:fldCharType="end"/>
      </w:r>
    </w:p>
    <w:p>
      <w:pPr>
        <w:pStyle w:val="30"/>
        <w:tabs>
          <w:tab w:val="right" w:leader="dot" w:pos="9354"/>
        </w:tabs>
      </w:pPr>
      <w:r>
        <w:fldChar w:fldCharType="begin"/>
      </w:r>
      <w:r>
        <w:instrText xml:space="preserve"> HYPERLINK \l _Toc539383523 </w:instrText>
      </w:r>
      <w:r>
        <w:fldChar w:fldCharType="separate"/>
      </w:r>
      <w:r>
        <w:t>4.1</w:t>
      </w:r>
      <w:r>
        <w:rPr>
          <w:rFonts w:hint="default"/>
        </w:rPr>
        <w:t>业务架构</w:t>
      </w:r>
      <w:r>
        <w:tab/>
      </w:r>
      <w:r>
        <w:fldChar w:fldCharType="begin"/>
      </w:r>
      <w:r>
        <w:instrText xml:space="preserve"> PAGEREF _Toc539383523 </w:instrText>
      </w:r>
      <w:r>
        <w:fldChar w:fldCharType="separate"/>
      </w:r>
      <w:r>
        <w:t>6</w:t>
      </w:r>
      <w:r>
        <w:fldChar w:fldCharType="end"/>
      </w:r>
      <w:r>
        <w:fldChar w:fldCharType="end"/>
      </w:r>
    </w:p>
    <w:p>
      <w:pPr>
        <w:pStyle w:val="22"/>
        <w:tabs>
          <w:tab w:val="right" w:leader="dot" w:pos="9354"/>
        </w:tabs>
      </w:pPr>
      <w:r>
        <w:fldChar w:fldCharType="begin"/>
      </w:r>
      <w:r>
        <w:instrText xml:space="preserve"> HYPERLINK \l _Toc890397074 </w:instrText>
      </w:r>
      <w:r>
        <w:fldChar w:fldCharType="separate"/>
      </w:r>
      <w:r>
        <w:rPr>
          <w:rFonts w:hint="default"/>
          <w:lang w:eastAsia="zh-Hans"/>
        </w:rPr>
        <w:t>4.1.1</w:t>
      </w:r>
      <w:r>
        <w:rPr>
          <w:rFonts w:hint="eastAsia"/>
          <w:lang w:val="en-US" w:eastAsia="zh-Hans"/>
        </w:rPr>
        <w:t>在整体</w:t>
      </w:r>
      <w:r>
        <w:rPr>
          <w:rFonts w:hint="eastAsia"/>
          <w:lang w:val="en-US" w:eastAsia="zh-CN"/>
        </w:rPr>
        <w:t>业务</w:t>
      </w:r>
      <w:r>
        <w:rPr>
          <w:rFonts w:hint="eastAsia"/>
          <w:lang w:val="en-US" w:eastAsia="zh-Hans"/>
        </w:rPr>
        <w:t>的位置</w:t>
      </w:r>
      <w:r>
        <w:tab/>
      </w:r>
      <w:r>
        <w:fldChar w:fldCharType="begin"/>
      </w:r>
      <w:r>
        <w:instrText xml:space="preserve"> PAGEREF _Toc890397074 </w:instrText>
      </w:r>
      <w:r>
        <w:fldChar w:fldCharType="separate"/>
      </w:r>
      <w:r>
        <w:t>6</w:t>
      </w:r>
      <w:r>
        <w:fldChar w:fldCharType="end"/>
      </w:r>
      <w:r>
        <w:fldChar w:fldCharType="end"/>
      </w:r>
    </w:p>
    <w:p>
      <w:pPr>
        <w:pStyle w:val="22"/>
        <w:tabs>
          <w:tab w:val="right" w:leader="dot" w:pos="9354"/>
        </w:tabs>
      </w:pPr>
      <w:r>
        <w:fldChar w:fldCharType="begin"/>
      </w:r>
      <w:r>
        <w:instrText xml:space="preserve"> HYPERLINK \l _Toc1237570422 </w:instrText>
      </w:r>
      <w:r>
        <w:fldChar w:fldCharType="separate"/>
      </w:r>
      <w:r>
        <w:rPr>
          <w:rFonts w:hint="default"/>
          <w:lang w:eastAsia="zh-Hans"/>
        </w:rPr>
        <w:t>4.1.2关联的其他业务</w:t>
      </w:r>
      <w:r>
        <w:tab/>
      </w:r>
      <w:r>
        <w:fldChar w:fldCharType="begin"/>
      </w:r>
      <w:r>
        <w:instrText xml:space="preserve"> PAGEREF _Toc1237570422 </w:instrText>
      </w:r>
      <w:r>
        <w:fldChar w:fldCharType="separate"/>
      </w:r>
      <w:r>
        <w:t>6</w:t>
      </w:r>
      <w:r>
        <w:fldChar w:fldCharType="end"/>
      </w:r>
      <w:r>
        <w:fldChar w:fldCharType="end"/>
      </w:r>
    </w:p>
    <w:p>
      <w:pPr>
        <w:pStyle w:val="30"/>
        <w:tabs>
          <w:tab w:val="right" w:leader="dot" w:pos="9354"/>
        </w:tabs>
      </w:pPr>
      <w:r>
        <w:fldChar w:fldCharType="begin"/>
      </w:r>
      <w:r>
        <w:instrText xml:space="preserve"> HYPERLINK \l _Toc1466961359 </w:instrText>
      </w:r>
      <w:r>
        <w:fldChar w:fldCharType="separate"/>
      </w:r>
      <w:r>
        <w:t>4.2功能</w:t>
      </w:r>
      <w:r>
        <w:rPr>
          <w:rFonts w:hint="default"/>
        </w:rPr>
        <w:t>架构</w:t>
      </w:r>
      <w:r>
        <w:tab/>
      </w:r>
      <w:r>
        <w:fldChar w:fldCharType="begin"/>
      </w:r>
      <w:r>
        <w:instrText xml:space="preserve"> PAGEREF _Toc1466961359 </w:instrText>
      </w:r>
      <w:r>
        <w:fldChar w:fldCharType="separate"/>
      </w:r>
      <w:r>
        <w:t>7</w:t>
      </w:r>
      <w:r>
        <w:fldChar w:fldCharType="end"/>
      </w:r>
      <w:r>
        <w:fldChar w:fldCharType="end"/>
      </w:r>
    </w:p>
    <w:p>
      <w:pPr>
        <w:pStyle w:val="30"/>
        <w:tabs>
          <w:tab w:val="right" w:leader="dot" w:pos="9354"/>
        </w:tabs>
      </w:pPr>
      <w:r>
        <w:fldChar w:fldCharType="begin"/>
      </w:r>
      <w:r>
        <w:instrText xml:space="preserve"> HYPERLINK \l _Toc2107293153 </w:instrText>
      </w:r>
      <w:r>
        <w:fldChar w:fldCharType="separate"/>
      </w:r>
      <w:r>
        <w:t>4.3</w:t>
      </w:r>
      <w:r>
        <w:rPr>
          <w:rFonts w:hint="eastAsia"/>
          <w:lang w:val="en-US" w:eastAsia="zh-Hans"/>
        </w:rPr>
        <w:t>关键业务流程</w:t>
      </w:r>
      <w:r>
        <w:tab/>
      </w:r>
      <w:r>
        <w:fldChar w:fldCharType="begin"/>
      </w:r>
      <w:r>
        <w:instrText xml:space="preserve"> PAGEREF _Toc2107293153 </w:instrText>
      </w:r>
      <w:r>
        <w:fldChar w:fldCharType="separate"/>
      </w:r>
      <w:r>
        <w:t>7</w:t>
      </w:r>
      <w:r>
        <w:fldChar w:fldCharType="end"/>
      </w:r>
      <w:r>
        <w:fldChar w:fldCharType="end"/>
      </w:r>
    </w:p>
    <w:p>
      <w:pPr>
        <w:pStyle w:val="22"/>
        <w:tabs>
          <w:tab w:val="right" w:leader="dot" w:pos="9354"/>
        </w:tabs>
      </w:pPr>
      <w:r>
        <w:fldChar w:fldCharType="begin"/>
      </w:r>
      <w:r>
        <w:instrText xml:space="preserve"> HYPERLINK \l _Toc975716147 </w:instrText>
      </w:r>
      <w:r>
        <w:fldChar w:fldCharType="separate"/>
      </w:r>
      <w:r>
        <w:t>4.3.1</w:t>
      </w:r>
      <w:r>
        <w:rPr>
          <w:rFonts w:hint="eastAsia"/>
          <w:lang w:val="en-US" w:eastAsia="zh-Hans"/>
        </w:rPr>
        <w:t>人员建档</w:t>
      </w:r>
      <w:r>
        <w:tab/>
      </w:r>
      <w:r>
        <w:fldChar w:fldCharType="begin"/>
      </w:r>
      <w:r>
        <w:instrText xml:space="preserve"> PAGEREF _Toc975716147 </w:instrText>
      </w:r>
      <w:r>
        <w:fldChar w:fldCharType="separate"/>
      </w:r>
      <w:r>
        <w:t>7</w:t>
      </w:r>
      <w:r>
        <w:fldChar w:fldCharType="end"/>
      </w:r>
      <w:r>
        <w:fldChar w:fldCharType="end"/>
      </w:r>
    </w:p>
    <w:p>
      <w:pPr>
        <w:pStyle w:val="22"/>
        <w:tabs>
          <w:tab w:val="right" w:leader="dot" w:pos="9354"/>
        </w:tabs>
      </w:pPr>
      <w:r>
        <w:fldChar w:fldCharType="begin"/>
      </w:r>
      <w:r>
        <w:instrText xml:space="preserve"> HYPERLINK \l _Toc676154137 </w:instrText>
      </w:r>
      <w:r>
        <w:fldChar w:fldCharType="separate"/>
      </w:r>
      <w:r>
        <w:t>4.3.2</w:t>
      </w:r>
      <w:r>
        <w:rPr>
          <w:rFonts w:hint="eastAsia"/>
          <w:lang w:val="en-US" w:eastAsia="zh-Hans"/>
        </w:rPr>
        <w:t>车辆建档</w:t>
      </w:r>
      <w:r>
        <w:tab/>
      </w:r>
      <w:r>
        <w:fldChar w:fldCharType="begin"/>
      </w:r>
      <w:r>
        <w:instrText xml:space="preserve"> PAGEREF _Toc676154137 </w:instrText>
      </w:r>
      <w:r>
        <w:fldChar w:fldCharType="separate"/>
      </w:r>
      <w:r>
        <w:t>8</w:t>
      </w:r>
      <w:r>
        <w:fldChar w:fldCharType="end"/>
      </w:r>
      <w:r>
        <w:fldChar w:fldCharType="end"/>
      </w:r>
    </w:p>
    <w:p>
      <w:pPr>
        <w:pStyle w:val="22"/>
        <w:tabs>
          <w:tab w:val="right" w:leader="dot" w:pos="9354"/>
        </w:tabs>
      </w:pPr>
      <w:r>
        <w:fldChar w:fldCharType="begin"/>
      </w:r>
      <w:r>
        <w:instrText xml:space="preserve"> HYPERLINK \l _Toc1786604282 </w:instrText>
      </w:r>
      <w:r>
        <w:fldChar w:fldCharType="separate"/>
      </w:r>
      <w:r>
        <w:t>4.3.3</w:t>
      </w:r>
      <w:r>
        <w:rPr>
          <w:rFonts w:hint="eastAsia"/>
          <w:lang w:val="en-US" w:eastAsia="zh-Hans"/>
        </w:rPr>
        <w:t>侦码建档</w:t>
      </w:r>
      <w:r>
        <w:tab/>
      </w:r>
      <w:r>
        <w:fldChar w:fldCharType="begin"/>
      </w:r>
      <w:r>
        <w:instrText xml:space="preserve"> PAGEREF _Toc1786604282 </w:instrText>
      </w:r>
      <w:r>
        <w:fldChar w:fldCharType="separate"/>
      </w:r>
      <w:r>
        <w:t>9</w:t>
      </w:r>
      <w:r>
        <w:fldChar w:fldCharType="end"/>
      </w:r>
      <w:r>
        <w:fldChar w:fldCharType="end"/>
      </w:r>
    </w:p>
    <w:p>
      <w:pPr>
        <w:pStyle w:val="22"/>
        <w:tabs>
          <w:tab w:val="right" w:leader="dot" w:pos="9354"/>
        </w:tabs>
      </w:pPr>
      <w:r>
        <w:fldChar w:fldCharType="begin"/>
      </w:r>
      <w:r>
        <w:instrText xml:space="preserve"> HYPERLINK \l _Toc1341815220 </w:instrText>
      </w:r>
      <w:r>
        <w:fldChar w:fldCharType="separate"/>
      </w:r>
      <w:r>
        <w:t>4.3.4</w:t>
      </w:r>
      <w:r>
        <w:rPr>
          <w:rFonts w:hint="eastAsia"/>
          <w:lang w:val="en-US" w:eastAsia="zh-Hans"/>
        </w:rPr>
        <w:t>视频身份唯一标识</w:t>
      </w:r>
      <w:r>
        <w:tab/>
      </w:r>
      <w:r>
        <w:fldChar w:fldCharType="begin"/>
      </w:r>
      <w:r>
        <w:instrText xml:space="preserve"> PAGEREF _Toc1341815220 </w:instrText>
      </w:r>
      <w:r>
        <w:fldChar w:fldCharType="separate"/>
      </w:r>
      <w:r>
        <w:t>10</w:t>
      </w:r>
      <w:r>
        <w:fldChar w:fldCharType="end"/>
      </w:r>
      <w:r>
        <w:fldChar w:fldCharType="end"/>
      </w:r>
    </w:p>
    <w:p>
      <w:pPr>
        <w:pStyle w:val="27"/>
        <w:tabs>
          <w:tab w:val="right" w:leader="dot" w:pos="9354"/>
        </w:tabs>
      </w:pPr>
      <w:r>
        <w:fldChar w:fldCharType="begin"/>
      </w:r>
      <w:r>
        <w:instrText xml:space="preserve"> HYPERLINK \l _Toc1162625393 </w:instrText>
      </w:r>
      <w:r>
        <w:fldChar w:fldCharType="separate"/>
      </w:r>
      <w:r>
        <w:t xml:space="preserve">5. </w:t>
      </w:r>
      <w:r>
        <w:rPr>
          <w:rFonts w:hint="eastAsia"/>
          <w:lang w:val="en-US" w:eastAsia="zh-Hans"/>
        </w:rPr>
        <w:t>应用</w:t>
      </w:r>
      <w:r>
        <w:t>功能</w:t>
      </w:r>
      <w:r>
        <w:rPr>
          <w:rFonts w:hint="eastAsia"/>
          <w:lang w:val="en-US" w:eastAsia="zh-Hans"/>
        </w:rPr>
        <w:t>需求</w:t>
      </w:r>
      <w:r>
        <w:tab/>
      </w:r>
      <w:r>
        <w:fldChar w:fldCharType="begin"/>
      </w:r>
      <w:r>
        <w:instrText xml:space="preserve"> PAGEREF _Toc1162625393 </w:instrText>
      </w:r>
      <w:r>
        <w:fldChar w:fldCharType="separate"/>
      </w:r>
      <w:r>
        <w:t>12</w:t>
      </w:r>
      <w:r>
        <w:fldChar w:fldCharType="end"/>
      </w:r>
      <w:r>
        <w:fldChar w:fldCharType="end"/>
      </w:r>
    </w:p>
    <w:p>
      <w:pPr>
        <w:pStyle w:val="30"/>
        <w:tabs>
          <w:tab w:val="right" w:leader="dot" w:pos="9354"/>
        </w:tabs>
      </w:pPr>
      <w:r>
        <w:fldChar w:fldCharType="begin"/>
      </w:r>
      <w:r>
        <w:instrText xml:space="preserve"> HYPERLINK \l _Toc291276098 </w:instrText>
      </w:r>
      <w:r>
        <w:fldChar w:fldCharType="separate"/>
      </w:r>
      <w:r>
        <w:t>5.1</w:t>
      </w:r>
      <w:r>
        <w:rPr>
          <w:rFonts w:hint="eastAsia"/>
          <w:lang w:val="en-US" w:eastAsia="zh-Hans"/>
        </w:rPr>
        <w:t>动态档案</w:t>
      </w:r>
      <w:r>
        <w:tab/>
      </w:r>
      <w:r>
        <w:fldChar w:fldCharType="begin"/>
      </w:r>
      <w:r>
        <w:instrText xml:space="preserve"> PAGEREF _Toc291276098 </w:instrText>
      </w:r>
      <w:r>
        <w:fldChar w:fldCharType="separate"/>
      </w:r>
      <w:r>
        <w:t>12</w:t>
      </w:r>
      <w:r>
        <w:fldChar w:fldCharType="end"/>
      </w:r>
      <w:r>
        <w:fldChar w:fldCharType="end"/>
      </w:r>
    </w:p>
    <w:p>
      <w:pPr>
        <w:pStyle w:val="22"/>
        <w:tabs>
          <w:tab w:val="right" w:leader="dot" w:pos="9354"/>
        </w:tabs>
      </w:pPr>
      <w:r>
        <w:fldChar w:fldCharType="begin"/>
      </w:r>
      <w:r>
        <w:instrText xml:space="preserve"> HYPERLINK \l _Toc1362147573 </w:instrText>
      </w:r>
      <w:r>
        <w:fldChar w:fldCharType="separate"/>
      </w:r>
      <w:r>
        <w:t>5.1.1</w:t>
      </w:r>
      <w:r>
        <w:rPr>
          <w:rFonts w:hint="eastAsia"/>
          <w:lang w:val="en-US" w:eastAsia="zh-Hans"/>
        </w:rPr>
        <w:t>档案查询</w:t>
      </w:r>
      <w:r>
        <w:tab/>
      </w:r>
      <w:r>
        <w:fldChar w:fldCharType="begin"/>
      </w:r>
      <w:r>
        <w:instrText xml:space="preserve"> PAGEREF _Toc1362147573 </w:instrText>
      </w:r>
      <w:r>
        <w:fldChar w:fldCharType="separate"/>
      </w:r>
      <w:r>
        <w:t>12</w:t>
      </w:r>
      <w:r>
        <w:fldChar w:fldCharType="end"/>
      </w:r>
      <w:r>
        <w:fldChar w:fldCharType="end"/>
      </w:r>
    </w:p>
    <w:p>
      <w:pPr>
        <w:pStyle w:val="22"/>
        <w:tabs>
          <w:tab w:val="right" w:leader="dot" w:pos="9354"/>
        </w:tabs>
      </w:pPr>
      <w:r>
        <w:fldChar w:fldCharType="begin"/>
      </w:r>
      <w:r>
        <w:instrText xml:space="preserve"> HYPERLINK \l _Toc1438582391 </w:instrText>
      </w:r>
      <w:r>
        <w:fldChar w:fldCharType="separate"/>
      </w:r>
      <w:r>
        <w:t>5.1.2</w:t>
      </w:r>
      <w:r>
        <w:rPr>
          <w:rFonts w:hint="eastAsia"/>
          <w:lang w:val="en-US" w:eastAsia="zh-Hans"/>
        </w:rPr>
        <w:t>档案详情</w:t>
      </w:r>
      <w:r>
        <w:tab/>
      </w:r>
      <w:r>
        <w:fldChar w:fldCharType="begin"/>
      </w:r>
      <w:r>
        <w:instrText xml:space="preserve"> PAGEREF _Toc1438582391 </w:instrText>
      </w:r>
      <w:r>
        <w:fldChar w:fldCharType="separate"/>
      </w:r>
      <w:r>
        <w:t>16</w:t>
      </w:r>
      <w:r>
        <w:fldChar w:fldCharType="end"/>
      </w:r>
      <w:r>
        <w:fldChar w:fldCharType="end"/>
      </w:r>
    </w:p>
    <w:p>
      <w:pPr>
        <w:pStyle w:val="30"/>
        <w:tabs>
          <w:tab w:val="right" w:leader="dot" w:pos="9354"/>
        </w:tabs>
      </w:pPr>
      <w:r>
        <w:fldChar w:fldCharType="begin"/>
      </w:r>
      <w:r>
        <w:instrText xml:space="preserve"> HYPERLINK \l _Toc1883347611 </w:instrText>
      </w:r>
      <w:r>
        <w:fldChar w:fldCharType="separate"/>
      </w:r>
      <w:r>
        <w:t>5.2</w:t>
      </w:r>
      <w:r>
        <w:rPr>
          <w:rFonts w:hint="eastAsia"/>
          <w:lang w:val="en-US" w:eastAsia="zh-Hans"/>
        </w:rPr>
        <w:t>关系分析</w:t>
      </w:r>
      <w:r>
        <w:tab/>
      </w:r>
      <w:r>
        <w:fldChar w:fldCharType="begin"/>
      </w:r>
      <w:r>
        <w:instrText xml:space="preserve"> PAGEREF _Toc1883347611 </w:instrText>
      </w:r>
      <w:r>
        <w:fldChar w:fldCharType="separate"/>
      </w:r>
      <w:r>
        <w:t>17</w:t>
      </w:r>
      <w:r>
        <w:fldChar w:fldCharType="end"/>
      </w:r>
      <w:r>
        <w:fldChar w:fldCharType="end"/>
      </w:r>
    </w:p>
    <w:p>
      <w:pPr>
        <w:pStyle w:val="22"/>
        <w:tabs>
          <w:tab w:val="right" w:leader="dot" w:pos="9354"/>
        </w:tabs>
      </w:pPr>
      <w:r>
        <w:fldChar w:fldCharType="begin"/>
      </w:r>
      <w:r>
        <w:instrText xml:space="preserve"> HYPERLINK \l _Toc1661824944 </w:instrText>
      </w:r>
      <w:r>
        <w:fldChar w:fldCharType="separate"/>
      </w:r>
      <w:r>
        <w:t>5.2.1</w:t>
      </w:r>
      <w:r>
        <w:rPr>
          <w:rFonts w:hint="eastAsia"/>
          <w:lang w:val="en-US" w:eastAsia="zh-Hans"/>
        </w:rPr>
        <w:t>人员关系分析</w:t>
      </w:r>
      <w:r>
        <w:tab/>
      </w:r>
      <w:r>
        <w:fldChar w:fldCharType="begin"/>
      </w:r>
      <w:r>
        <w:instrText xml:space="preserve"> PAGEREF _Toc1661824944 </w:instrText>
      </w:r>
      <w:r>
        <w:fldChar w:fldCharType="separate"/>
      </w:r>
      <w:r>
        <w:t>17</w:t>
      </w:r>
      <w:r>
        <w:fldChar w:fldCharType="end"/>
      </w:r>
      <w:r>
        <w:fldChar w:fldCharType="end"/>
      </w:r>
    </w:p>
    <w:p>
      <w:pPr>
        <w:pStyle w:val="22"/>
        <w:tabs>
          <w:tab w:val="right" w:leader="dot" w:pos="9354"/>
        </w:tabs>
      </w:pPr>
      <w:r>
        <w:fldChar w:fldCharType="begin"/>
      </w:r>
      <w:r>
        <w:instrText xml:space="preserve"> HYPERLINK \l _Toc119520926 </w:instrText>
      </w:r>
      <w:r>
        <w:fldChar w:fldCharType="separate"/>
      </w:r>
      <w:r>
        <w:t>5.2.2</w:t>
      </w:r>
      <w:r>
        <w:rPr>
          <w:rFonts w:hint="eastAsia"/>
          <w:lang w:val="en-US" w:eastAsia="zh-Hans"/>
        </w:rPr>
        <w:t>车辆关系分析</w:t>
      </w:r>
      <w:r>
        <w:tab/>
      </w:r>
      <w:r>
        <w:fldChar w:fldCharType="begin"/>
      </w:r>
      <w:r>
        <w:instrText xml:space="preserve"> PAGEREF _Toc119520926 </w:instrText>
      </w:r>
      <w:r>
        <w:fldChar w:fldCharType="separate"/>
      </w:r>
      <w:r>
        <w:t>19</w:t>
      </w:r>
      <w:r>
        <w:fldChar w:fldCharType="end"/>
      </w:r>
      <w:r>
        <w:fldChar w:fldCharType="end"/>
      </w:r>
    </w:p>
    <w:p>
      <w:pPr>
        <w:pStyle w:val="22"/>
        <w:tabs>
          <w:tab w:val="right" w:leader="dot" w:pos="9354"/>
        </w:tabs>
      </w:pPr>
      <w:r>
        <w:fldChar w:fldCharType="begin"/>
      </w:r>
      <w:r>
        <w:instrText xml:space="preserve"> HYPERLINK \l _Toc890993337 </w:instrText>
      </w:r>
      <w:r>
        <w:fldChar w:fldCharType="separate"/>
      </w:r>
      <w:r>
        <w:t>5.2.3</w:t>
      </w:r>
      <w:r>
        <w:rPr>
          <w:rFonts w:hint="eastAsia"/>
          <w:lang w:val="en-US" w:eastAsia="zh-Hans"/>
        </w:rPr>
        <w:t>侦码关系分析</w:t>
      </w:r>
      <w:r>
        <w:tab/>
      </w:r>
      <w:r>
        <w:fldChar w:fldCharType="begin"/>
      </w:r>
      <w:r>
        <w:instrText xml:space="preserve"> PAGEREF _Toc890993337 </w:instrText>
      </w:r>
      <w:r>
        <w:fldChar w:fldCharType="separate"/>
      </w:r>
      <w:r>
        <w:t>21</w:t>
      </w:r>
      <w:r>
        <w:fldChar w:fldCharType="end"/>
      </w:r>
      <w:r>
        <w:fldChar w:fldCharType="end"/>
      </w:r>
    </w:p>
    <w:p>
      <w:pPr>
        <w:pStyle w:val="30"/>
        <w:tabs>
          <w:tab w:val="right" w:leader="dot" w:pos="9354"/>
        </w:tabs>
      </w:pPr>
      <w:r>
        <w:fldChar w:fldCharType="begin"/>
      </w:r>
      <w:r>
        <w:instrText xml:space="preserve"> HYPERLINK \l _Toc521544428 </w:instrText>
      </w:r>
      <w:r>
        <w:fldChar w:fldCharType="separate"/>
      </w:r>
      <w:r>
        <w:t>5.3</w:t>
      </w:r>
      <w:r>
        <w:rPr>
          <w:rFonts w:hint="eastAsia"/>
          <w:lang w:val="en-US" w:eastAsia="zh-Hans"/>
        </w:rPr>
        <w:t>关联分析</w:t>
      </w:r>
      <w:r>
        <w:tab/>
      </w:r>
      <w:r>
        <w:fldChar w:fldCharType="begin"/>
      </w:r>
      <w:r>
        <w:instrText xml:space="preserve"> PAGEREF _Toc521544428 </w:instrText>
      </w:r>
      <w:r>
        <w:fldChar w:fldCharType="separate"/>
      </w:r>
      <w:r>
        <w:t>22</w:t>
      </w:r>
      <w:r>
        <w:fldChar w:fldCharType="end"/>
      </w:r>
      <w:r>
        <w:fldChar w:fldCharType="end"/>
      </w:r>
    </w:p>
    <w:p>
      <w:pPr>
        <w:pStyle w:val="22"/>
        <w:tabs>
          <w:tab w:val="right" w:leader="dot" w:pos="9354"/>
        </w:tabs>
      </w:pPr>
      <w:r>
        <w:fldChar w:fldCharType="begin"/>
      </w:r>
      <w:r>
        <w:instrText xml:space="preserve"> HYPERLINK \l _Toc1716437989 </w:instrText>
      </w:r>
      <w:r>
        <w:fldChar w:fldCharType="separate"/>
      </w:r>
      <w:r>
        <w:t>5.3.1</w:t>
      </w:r>
      <w:r>
        <w:rPr>
          <w:rFonts w:hint="eastAsia"/>
          <w:lang w:val="en-US" w:eastAsia="zh-Hans"/>
        </w:rPr>
        <w:t>人员关联分析</w:t>
      </w:r>
      <w:r>
        <w:tab/>
      </w:r>
      <w:r>
        <w:fldChar w:fldCharType="begin"/>
      </w:r>
      <w:r>
        <w:instrText xml:space="preserve"> PAGEREF _Toc1716437989 </w:instrText>
      </w:r>
      <w:r>
        <w:fldChar w:fldCharType="separate"/>
      </w:r>
      <w:r>
        <w:t>22</w:t>
      </w:r>
      <w:r>
        <w:fldChar w:fldCharType="end"/>
      </w:r>
      <w:r>
        <w:fldChar w:fldCharType="end"/>
      </w:r>
    </w:p>
    <w:p>
      <w:pPr>
        <w:pStyle w:val="22"/>
        <w:tabs>
          <w:tab w:val="right" w:leader="dot" w:pos="9354"/>
        </w:tabs>
      </w:pPr>
      <w:r>
        <w:fldChar w:fldCharType="begin"/>
      </w:r>
      <w:r>
        <w:instrText xml:space="preserve"> HYPERLINK \l _Toc1025450972 </w:instrText>
      </w:r>
      <w:r>
        <w:fldChar w:fldCharType="separate"/>
      </w:r>
      <w:r>
        <w:t>5.3.2</w:t>
      </w:r>
      <w:r>
        <w:rPr>
          <w:rFonts w:hint="eastAsia"/>
          <w:lang w:val="en-US" w:eastAsia="zh-Hans"/>
        </w:rPr>
        <w:t>车辆关联分析</w:t>
      </w:r>
      <w:r>
        <w:tab/>
      </w:r>
      <w:r>
        <w:fldChar w:fldCharType="begin"/>
      </w:r>
      <w:r>
        <w:instrText xml:space="preserve"> PAGEREF _Toc1025450972 </w:instrText>
      </w:r>
      <w:r>
        <w:fldChar w:fldCharType="separate"/>
      </w:r>
      <w:r>
        <w:t>24</w:t>
      </w:r>
      <w:r>
        <w:fldChar w:fldCharType="end"/>
      </w:r>
      <w:r>
        <w:fldChar w:fldCharType="end"/>
      </w:r>
    </w:p>
    <w:p>
      <w:pPr>
        <w:pStyle w:val="22"/>
        <w:tabs>
          <w:tab w:val="right" w:leader="dot" w:pos="9354"/>
        </w:tabs>
      </w:pPr>
      <w:r>
        <w:fldChar w:fldCharType="begin"/>
      </w:r>
      <w:r>
        <w:instrText xml:space="preserve"> HYPERLINK \l _Toc1198219229 </w:instrText>
      </w:r>
      <w:r>
        <w:fldChar w:fldCharType="separate"/>
      </w:r>
      <w:r>
        <w:t>5.3.3</w:t>
      </w:r>
      <w:r>
        <w:rPr>
          <w:rFonts w:hint="eastAsia"/>
          <w:lang w:val="en-US" w:eastAsia="zh-Hans"/>
        </w:rPr>
        <w:t>侦码关联分析</w:t>
      </w:r>
      <w:r>
        <w:tab/>
      </w:r>
      <w:r>
        <w:fldChar w:fldCharType="begin"/>
      </w:r>
      <w:r>
        <w:instrText xml:space="preserve"> PAGEREF _Toc1198219229 </w:instrText>
      </w:r>
      <w:r>
        <w:fldChar w:fldCharType="separate"/>
      </w:r>
      <w:r>
        <w:t>26</w:t>
      </w:r>
      <w:r>
        <w:fldChar w:fldCharType="end"/>
      </w:r>
      <w:r>
        <w:fldChar w:fldCharType="end"/>
      </w:r>
    </w:p>
    <w:p>
      <w:pPr>
        <w:pStyle w:val="22"/>
        <w:tabs>
          <w:tab w:val="right" w:leader="dot" w:pos="9354"/>
        </w:tabs>
      </w:pPr>
      <w:r>
        <w:fldChar w:fldCharType="begin"/>
      </w:r>
      <w:r>
        <w:instrText xml:space="preserve"> HYPERLINK \l _Toc1516423884 </w:instrText>
      </w:r>
      <w:r>
        <w:fldChar w:fldCharType="separate"/>
      </w:r>
      <w:r>
        <w:t>5.3.4</w:t>
      </w:r>
      <w:r>
        <w:rPr>
          <w:rFonts w:hint="eastAsia"/>
          <w:lang w:val="en-US" w:eastAsia="zh-Hans"/>
        </w:rPr>
        <w:t>人脸关联分析（无聚类）</w:t>
      </w:r>
      <w:r>
        <w:tab/>
      </w:r>
      <w:r>
        <w:fldChar w:fldCharType="begin"/>
      </w:r>
      <w:r>
        <w:instrText xml:space="preserve"> PAGEREF _Toc1516423884 </w:instrText>
      </w:r>
      <w:r>
        <w:fldChar w:fldCharType="separate"/>
      </w:r>
      <w:r>
        <w:t>27</w:t>
      </w:r>
      <w:r>
        <w:fldChar w:fldCharType="end"/>
      </w:r>
      <w:r>
        <w:fldChar w:fldCharType="end"/>
      </w:r>
    </w:p>
    <w:p>
      <w:pPr>
        <w:pStyle w:val="22"/>
        <w:tabs>
          <w:tab w:val="right" w:leader="dot" w:pos="9354"/>
        </w:tabs>
      </w:pPr>
      <w:r>
        <w:fldChar w:fldCharType="begin"/>
      </w:r>
      <w:r>
        <w:instrText xml:space="preserve"> HYPERLINK \l _Toc200295792 </w:instrText>
      </w:r>
      <w:r>
        <w:fldChar w:fldCharType="separate"/>
      </w:r>
      <w:r>
        <w:t>5.3.5</w:t>
      </w:r>
      <w:r>
        <w:rPr>
          <w:rFonts w:hint="eastAsia"/>
          <w:lang w:val="en-US" w:eastAsia="zh-Hans"/>
        </w:rPr>
        <w:t>人体关联分析（无聚类）</w:t>
      </w:r>
      <w:r>
        <w:tab/>
      </w:r>
      <w:r>
        <w:fldChar w:fldCharType="begin"/>
      </w:r>
      <w:r>
        <w:instrText xml:space="preserve"> PAGEREF _Toc200295792 </w:instrText>
      </w:r>
      <w:r>
        <w:fldChar w:fldCharType="separate"/>
      </w:r>
      <w:r>
        <w:t>28</w:t>
      </w:r>
      <w:r>
        <w:fldChar w:fldCharType="end"/>
      </w:r>
      <w:r>
        <w:fldChar w:fldCharType="end"/>
      </w:r>
    </w:p>
    <w:p>
      <w:pPr>
        <w:pStyle w:val="30"/>
        <w:tabs>
          <w:tab w:val="right" w:leader="dot" w:pos="9354"/>
        </w:tabs>
      </w:pPr>
      <w:r>
        <w:fldChar w:fldCharType="begin"/>
      </w:r>
      <w:r>
        <w:instrText xml:space="preserve"> HYPERLINK \l _Toc1264501295 </w:instrText>
      </w:r>
      <w:r>
        <w:fldChar w:fldCharType="separate"/>
      </w:r>
      <w:r>
        <w:rPr>
          <w:rFonts w:hint="default"/>
        </w:rPr>
        <w:t>5.4</w:t>
      </w:r>
      <w:r>
        <w:rPr>
          <w:rFonts w:hint="eastAsia"/>
        </w:rPr>
        <w:t>轨迹分析</w:t>
      </w:r>
      <w:r>
        <w:tab/>
      </w:r>
      <w:r>
        <w:fldChar w:fldCharType="begin"/>
      </w:r>
      <w:r>
        <w:instrText xml:space="preserve"> PAGEREF _Toc1264501295 </w:instrText>
      </w:r>
      <w:r>
        <w:fldChar w:fldCharType="separate"/>
      </w:r>
      <w:r>
        <w:t>30</w:t>
      </w:r>
      <w:r>
        <w:fldChar w:fldCharType="end"/>
      </w:r>
      <w:r>
        <w:fldChar w:fldCharType="end"/>
      </w:r>
    </w:p>
    <w:p>
      <w:pPr>
        <w:pStyle w:val="22"/>
        <w:tabs>
          <w:tab w:val="right" w:leader="dot" w:pos="9354"/>
        </w:tabs>
      </w:pPr>
      <w:r>
        <w:fldChar w:fldCharType="begin"/>
      </w:r>
      <w:r>
        <w:instrText xml:space="preserve"> HYPERLINK \l _Toc975094353 </w:instrText>
      </w:r>
      <w:r>
        <w:fldChar w:fldCharType="separate"/>
      </w:r>
      <w:r>
        <w:t>5.4.1</w:t>
      </w:r>
      <w:r>
        <w:rPr>
          <w:rFonts w:hint="eastAsia"/>
          <w:lang w:val="en-US" w:eastAsia="zh-Hans"/>
        </w:rPr>
        <w:t>人脸轨迹分析</w:t>
      </w:r>
      <w:r>
        <w:tab/>
      </w:r>
      <w:r>
        <w:fldChar w:fldCharType="begin"/>
      </w:r>
      <w:r>
        <w:instrText xml:space="preserve"> PAGEREF _Toc975094353 </w:instrText>
      </w:r>
      <w:r>
        <w:fldChar w:fldCharType="separate"/>
      </w:r>
      <w:r>
        <w:t>30</w:t>
      </w:r>
      <w:r>
        <w:fldChar w:fldCharType="end"/>
      </w:r>
      <w:r>
        <w:fldChar w:fldCharType="end"/>
      </w:r>
    </w:p>
    <w:p>
      <w:pPr>
        <w:pStyle w:val="22"/>
        <w:tabs>
          <w:tab w:val="right" w:leader="dot" w:pos="9354"/>
        </w:tabs>
      </w:pPr>
      <w:r>
        <w:fldChar w:fldCharType="begin"/>
      </w:r>
      <w:r>
        <w:instrText xml:space="preserve"> HYPERLINK \l _Toc963080614 </w:instrText>
      </w:r>
      <w:r>
        <w:fldChar w:fldCharType="separate"/>
      </w:r>
      <w:r>
        <w:t>5.4.2</w:t>
      </w:r>
      <w:r>
        <w:rPr>
          <w:rFonts w:hint="eastAsia"/>
          <w:lang w:val="en-US" w:eastAsia="zh-Hans"/>
        </w:rPr>
        <w:t>人体轨迹分析</w:t>
      </w:r>
      <w:r>
        <w:tab/>
      </w:r>
      <w:r>
        <w:fldChar w:fldCharType="begin"/>
      </w:r>
      <w:r>
        <w:instrText xml:space="preserve"> PAGEREF _Toc963080614 </w:instrText>
      </w:r>
      <w:r>
        <w:fldChar w:fldCharType="separate"/>
      </w:r>
      <w:r>
        <w:t>31</w:t>
      </w:r>
      <w:r>
        <w:fldChar w:fldCharType="end"/>
      </w:r>
      <w:r>
        <w:fldChar w:fldCharType="end"/>
      </w:r>
    </w:p>
    <w:p>
      <w:pPr>
        <w:pStyle w:val="22"/>
        <w:tabs>
          <w:tab w:val="right" w:leader="dot" w:pos="9354"/>
        </w:tabs>
      </w:pPr>
      <w:r>
        <w:fldChar w:fldCharType="begin"/>
      </w:r>
      <w:r>
        <w:instrText xml:space="preserve"> HYPERLINK \l _Toc911632059 </w:instrText>
      </w:r>
      <w:r>
        <w:fldChar w:fldCharType="separate"/>
      </w:r>
      <w:r>
        <w:t>5.4.3</w:t>
      </w:r>
      <w:r>
        <w:rPr>
          <w:rFonts w:hint="eastAsia"/>
          <w:lang w:val="en-US" w:eastAsia="zh-Hans"/>
        </w:rPr>
        <w:t>人员轨迹分析</w:t>
      </w:r>
      <w:r>
        <w:tab/>
      </w:r>
      <w:r>
        <w:fldChar w:fldCharType="begin"/>
      </w:r>
      <w:r>
        <w:instrText xml:space="preserve"> PAGEREF _Toc911632059 </w:instrText>
      </w:r>
      <w:r>
        <w:fldChar w:fldCharType="separate"/>
      </w:r>
      <w:r>
        <w:t>32</w:t>
      </w:r>
      <w:r>
        <w:fldChar w:fldCharType="end"/>
      </w:r>
      <w:r>
        <w:fldChar w:fldCharType="end"/>
      </w:r>
    </w:p>
    <w:p>
      <w:pPr>
        <w:pStyle w:val="22"/>
        <w:tabs>
          <w:tab w:val="right" w:leader="dot" w:pos="9354"/>
        </w:tabs>
      </w:pPr>
      <w:r>
        <w:fldChar w:fldCharType="begin"/>
      </w:r>
      <w:r>
        <w:instrText xml:space="preserve"> HYPERLINK \l _Toc1651677915 </w:instrText>
      </w:r>
      <w:r>
        <w:fldChar w:fldCharType="separate"/>
      </w:r>
      <w:r>
        <w:t>5.4.4</w:t>
      </w:r>
      <w:r>
        <w:rPr>
          <w:rFonts w:hint="eastAsia"/>
          <w:lang w:val="en-US" w:eastAsia="zh-Hans"/>
        </w:rPr>
        <w:t>车辆轨迹分析</w:t>
      </w:r>
      <w:r>
        <w:tab/>
      </w:r>
      <w:r>
        <w:fldChar w:fldCharType="begin"/>
      </w:r>
      <w:r>
        <w:instrText xml:space="preserve"> PAGEREF _Toc1651677915 </w:instrText>
      </w:r>
      <w:r>
        <w:fldChar w:fldCharType="separate"/>
      </w:r>
      <w:r>
        <w:t>32</w:t>
      </w:r>
      <w:r>
        <w:fldChar w:fldCharType="end"/>
      </w:r>
      <w:r>
        <w:fldChar w:fldCharType="end"/>
      </w:r>
    </w:p>
    <w:p>
      <w:pPr>
        <w:pStyle w:val="22"/>
        <w:tabs>
          <w:tab w:val="right" w:leader="dot" w:pos="9354"/>
        </w:tabs>
      </w:pPr>
      <w:r>
        <w:fldChar w:fldCharType="begin"/>
      </w:r>
      <w:r>
        <w:instrText xml:space="preserve"> HYPERLINK \l _Toc1377096283 </w:instrText>
      </w:r>
      <w:r>
        <w:fldChar w:fldCharType="separate"/>
      </w:r>
      <w:r>
        <w:t>5.4.5</w:t>
      </w:r>
      <w:r>
        <w:rPr>
          <w:rFonts w:hint="eastAsia"/>
          <w:lang w:val="en-US" w:eastAsia="zh-Hans"/>
        </w:rPr>
        <w:t>侦码轨迹分析</w:t>
      </w:r>
      <w:r>
        <w:tab/>
      </w:r>
      <w:r>
        <w:fldChar w:fldCharType="begin"/>
      </w:r>
      <w:r>
        <w:instrText xml:space="preserve"> PAGEREF _Toc1377096283 </w:instrText>
      </w:r>
      <w:r>
        <w:fldChar w:fldCharType="separate"/>
      </w:r>
      <w:r>
        <w:t>33</w:t>
      </w:r>
      <w:r>
        <w:fldChar w:fldCharType="end"/>
      </w:r>
      <w:r>
        <w:fldChar w:fldCharType="end"/>
      </w:r>
    </w:p>
    <w:p>
      <w:pPr>
        <w:pStyle w:val="30"/>
        <w:tabs>
          <w:tab w:val="right" w:leader="dot" w:pos="9354"/>
        </w:tabs>
      </w:pPr>
      <w:r>
        <w:fldChar w:fldCharType="begin"/>
      </w:r>
      <w:r>
        <w:instrText xml:space="preserve"> HYPERLINK \l _Toc1425964662 </w:instrText>
      </w:r>
      <w:r>
        <w:fldChar w:fldCharType="separate"/>
      </w:r>
      <w:r>
        <w:rPr>
          <w:rFonts w:hint="default"/>
        </w:rPr>
        <w:t>5.5</w:t>
      </w:r>
      <w:r>
        <w:rPr>
          <w:rFonts w:hint="eastAsia"/>
          <w:lang w:val="en-US" w:eastAsia="zh-Hans"/>
        </w:rPr>
        <w:t>碰撞</w:t>
      </w:r>
      <w:r>
        <w:rPr>
          <w:rFonts w:hint="eastAsia"/>
        </w:rPr>
        <w:t>分析</w:t>
      </w:r>
      <w:r>
        <w:tab/>
      </w:r>
      <w:r>
        <w:fldChar w:fldCharType="begin"/>
      </w:r>
      <w:r>
        <w:instrText xml:space="preserve"> PAGEREF _Toc1425964662 </w:instrText>
      </w:r>
      <w:r>
        <w:fldChar w:fldCharType="separate"/>
      </w:r>
      <w:r>
        <w:t>34</w:t>
      </w:r>
      <w:r>
        <w:fldChar w:fldCharType="end"/>
      </w:r>
      <w:r>
        <w:fldChar w:fldCharType="end"/>
      </w:r>
    </w:p>
    <w:p>
      <w:pPr>
        <w:pStyle w:val="22"/>
        <w:tabs>
          <w:tab w:val="right" w:leader="dot" w:pos="9354"/>
        </w:tabs>
      </w:pPr>
      <w:r>
        <w:fldChar w:fldCharType="begin"/>
      </w:r>
      <w:r>
        <w:instrText xml:space="preserve"> HYPERLINK \l _Toc270573714 </w:instrText>
      </w:r>
      <w:r>
        <w:fldChar w:fldCharType="separate"/>
      </w:r>
      <w:r>
        <w:t>5.5.1</w:t>
      </w:r>
      <w:r>
        <w:rPr>
          <w:rFonts w:hint="eastAsia"/>
          <w:lang w:val="en-US" w:eastAsia="zh-Hans"/>
        </w:rPr>
        <w:t>时空碰撞</w:t>
      </w:r>
      <w:r>
        <w:tab/>
      </w:r>
      <w:r>
        <w:fldChar w:fldCharType="begin"/>
      </w:r>
      <w:r>
        <w:instrText xml:space="preserve"> PAGEREF _Toc270573714 </w:instrText>
      </w:r>
      <w:r>
        <w:fldChar w:fldCharType="separate"/>
      </w:r>
      <w:r>
        <w:t>34</w:t>
      </w:r>
      <w:r>
        <w:fldChar w:fldCharType="end"/>
      </w:r>
      <w:r>
        <w:fldChar w:fldCharType="end"/>
      </w:r>
    </w:p>
    <w:p>
      <w:pPr>
        <w:pStyle w:val="22"/>
        <w:tabs>
          <w:tab w:val="right" w:leader="dot" w:pos="9354"/>
        </w:tabs>
      </w:pPr>
      <w:r>
        <w:fldChar w:fldCharType="begin"/>
      </w:r>
      <w:r>
        <w:instrText xml:space="preserve"> HYPERLINK \l _Toc1309530499 </w:instrText>
      </w:r>
      <w:r>
        <w:fldChar w:fldCharType="separate"/>
      </w:r>
      <w:r>
        <w:t>5.5.2</w:t>
      </w:r>
      <w:r>
        <w:rPr>
          <w:rFonts w:hint="eastAsia"/>
          <w:lang w:val="en-US" w:eastAsia="zh-Hans"/>
        </w:rPr>
        <w:t>线索碰撞</w:t>
      </w:r>
      <w:r>
        <w:tab/>
      </w:r>
      <w:r>
        <w:fldChar w:fldCharType="begin"/>
      </w:r>
      <w:r>
        <w:instrText xml:space="preserve"> PAGEREF _Toc1309530499 </w:instrText>
      </w:r>
      <w:r>
        <w:fldChar w:fldCharType="separate"/>
      </w:r>
      <w:r>
        <w:t>40</w:t>
      </w:r>
      <w:r>
        <w:fldChar w:fldCharType="end"/>
      </w:r>
      <w:r>
        <w:fldChar w:fldCharType="end"/>
      </w:r>
    </w:p>
    <w:p>
      <w:pPr>
        <w:pStyle w:val="22"/>
        <w:tabs>
          <w:tab w:val="right" w:leader="dot" w:pos="9354"/>
        </w:tabs>
      </w:pPr>
      <w:r>
        <w:fldChar w:fldCharType="begin"/>
      </w:r>
      <w:r>
        <w:instrText xml:space="preserve"> HYPERLINK \l _Toc1866682237 </w:instrText>
      </w:r>
      <w:r>
        <w:fldChar w:fldCharType="separate"/>
      </w:r>
      <w:r>
        <w:t>5.5.3</w:t>
      </w:r>
      <w:r>
        <w:rPr>
          <w:rFonts w:hint="eastAsia"/>
          <w:lang w:val="en-US" w:eastAsia="zh-Hans"/>
        </w:rPr>
        <w:t>多库碰撞</w:t>
      </w:r>
      <w:r>
        <w:tab/>
      </w:r>
      <w:r>
        <w:fldChar w:fldCharType="begin"/>
      </w:r>
      <w:r>
        <w:instrText xml:space="preserve"> PAGEREF _Toc1866682237 </w:instrText>
      </w:r>
      <w:r>
        <w:fldChar w:fldCharType="separate"/>
      </w:r>
      <w:r>
        <w:t>41</w:t>
      </w:r>
      <w:r>
        <w:fldChar w:fldCharType="end"/>
      </w:r>
      <w:r>
        <w:fldChar w:fldCharType="end"/>
      </w:r>
    </w:p>
    <w:p>
      <w:pPr>
        <w:pStyle w:val="22"/>
        <w:tabs>
          <w:tab w:val="right" w:leader="dot" w:pos="9354"/>
        </w:tabs>
      </w:pPr>
      <w:r>
        <w:fldChar w:fldCharType="begin"/>
      </w:r>
      <w:r>
        <w:instrText xml:space="preserve"> HYPERLINK \l _Toc739758236 </w:instrText>
      </w:r>
      <w:r>
        <w:fldChar w:fldCharType="separate"/>
      </w:r>
      <w:r>
        <w:t>5.5.4</w:t>
      </w:r>
      <w:r>
        <w:rPr>
          <w:rFonts w:hint="eastAsia"/>
          <w:lang w:val="en-US" w:eastAsia="zh-Hans"/>
        </w:rPr>
        <w:t>人脸1:1比对</w:t>
      </w:r>
      <w:r>
        <w:tab/>
      </w:r>
      <w:r>
        <w:fldChar w:fldCharType="begin"/>
      </w:r>
      <w:r>
        <w:instrText xml:space="preserve"> PAGEREF _Toc739758236 </w:instrText>
      </w:r>
      <w:r>
        <w:fldChar w:fldCharType="separate"/>
      </w:r>
      <w:r>
        <w:t>42</w:t>
      </w:r>
      <w:r>
        <w:fldChar w:fldCharType="end"/>
      </w:r>
      <w:r>
        <w:fldChar w:fldCharType="end"/>
      </w:r>
    </w:p>
    <w:p>
      <w:pPr>
        <w:pStyle w:val="30"/>
        <w:tabs>
          <w:tab w:val="right" w:leader="dot" w:pos="9354"/>
        </w:tabs>
      </w:pPr>
      <w:r>
        <w:fldChar w:fldCharType="begin"/>
      </w:r>
      <w:r>
        <w:instrText xml:space="preserve"> HYPERLINK \l _Toc1333839969 </w:instrText>
      </w:r>
      <w:r>
        <w:fldChar w:fldCharType="separate"/>
      </w:r>
      <w:r>
        <w:rPr>
          <w:rFonts w:hint="default"/>
        </w:rPr>
        <w:t>5.6</w:t>
      </w:r>
      <w:r>
        <w:rPr>
          <w:rFonts w:hint="eastAsia"/>
          <w:lang w:val="en-US" w:eastAsia="zh-Hans"/>
        </w:rPr>
        <w:t>标签</w:t>
      </w:r>
      <w:r>
        <w:rPr>
          <w:rFonts w:hint="eastAsia"/>
        </w:rPr>
        <w:t>分析</w:t>
      </w:r>
      <w:r>
        <w:rPr>
          <w:rFonts w:hint="eastAsia"/>
          <w:lang w:eastAsia="zh-Hans"/>
        </w:rPr>
        <w:t>（</w:t>
      </w:r>
      <w:r>
        <w:rPr>
          <w:rFonts w:hint="eastAsia"/>
          <w:lang w:val="en-US" w:eastAsia="zh-Hans"/>
        </w:rPr>
        <w:t>略</w:t>
      </w:r>
      <w:r>
        <w:rPr>
          <w:rFonts w:hint="eastAsia"/>
          <w:lang w:eastAsia="zh-Hans"/>
        </w:rPr>
        <w:t>）</w:t>
      </w:r>
      <w:r>
        <w:tab/>
      </w:r>
      <w:r>
        <w:fldChar w:fldCharType="begin"/>
      </w:r>
      <w:r>
        <w:instrText xml:space="preserve"> PAGEREF _Toc1333839969 </w:instrText>
      </w:r>
      <w:r>
        <w:fldChar w:fldCharType="separate"/>
      </w:r>
      <w:r>
        <w:t>43</w:t>
      </w:r>
      <w:r>
        <w:fldChar w:fldCharType="end"/>
      </w:r>
      <w:r>
        <w:fldChar w:fldCharType="end"/>
      </w:r>
    </w:p>
    <w:p>
      <w:pPr>
        <w:pStyle w:val="22"/>
        <w:tabs>
          <w:tab w:val="right" w:leader="dot" w:pos="9354"/>
        </w:tabs>
      </w:pPr>
      <w:r>
        <w:fldChar w:fldCharType="begin"/>
      </w:r>
      <w:r>
        <w:instrText xml:space="preserve"> HYPERLINK \l _Toc266567950 </w:instrText>
      </w:r>
      <w:r>
        <w:fldChar w:fldCharType="separate"/>
      </w:r>
      <w:r>
        <w:t>5.6.1</w:t>
      </w:r>
      <w:r>
        <w:rPr>
          <w:rFonts w:hint="eastAsia"/>
          <w:lang w:val="en-US" w:eastAsia="zh-Hans"/>
        </w:rPr>
        <w:t>标签体系</w:t>
      </w:r>
      <w:r>
        <w:tab/>
      </w:r>
      <w:r>
        <w:fldChar w:fldCharType="begin"/>
      </w:r>
      <w:r>
        <w:instrText xml:space="preserve"> PAGEREF _Toc266567950 </w:instrText>
      </w:r>
      <w:r>
        <w:fldChar w:fldCharType="separate"/>
      </w:r>
      <w:r>
        <w:t>43</w:t>
      </w:r>
      <w:r>
        <w:fldChar w:fldCharType="end"/>
      </w:r>
      <w:r>
        <w:fldChar w:fldCharType="end"/>
      </w:r>
    </w:p>
    <w:p>
      <w:pPr>
        <w:pStyle w:val="22"/>
        <w:tabs>
          <w:tab w:val="right" w:leader="dot" w:pos="9354"/>
        </w:tabs>
      </w:pPr>
      <w:r>
        <w:fldChar w:fldCharType="begin"/>
      </w:r>
      <w:r>
        <w:instrText xml:space="preserve"> HYPERLINK \l _Toc556648008 </w:instrText>
      </w:r>
      <w:r>
        <w:fldChar w:fldCharType="separate"/>
      </w:r>
      <w:r>
        <w:t>5.6.2</w:t>
      </w:r>
      <w:r>
        <w:rPr>
          <w:rFonts w:hint="eastAsia"/>
          <w:lang w:val="en-US" w:eastAsia="zh-Hans"/>
        </w:rPr>
        <w:t>标签积分</w:t>
      </w:r>
      <w:r>
        <w:tab/>
      </w:r>
      <w:r>
        <w:fldChar w:fldCharType="begin"/>
      </w:r>
      <w:r>
        <w:instrText xml:space="preserve"> PAGEREF _Toc556648008 </w:instrText>
      </w:r>
      <w:r>
        <w:fldChar w:fldCharType="separate"/>
      </w:r>
      <w:r>
        <w:t>43</w:t>
      </w:r>
      <w:r>
        <w:fldChar w:fldCharType="end"/>
      </w:r>
      <w:r>
        <w:fldChar w:fldCharType="end"/>
      </w:r>
    </w:p>
    <w:p>
      <w:pPr>
        <w:pStyle w:val="22"/>
        <w:tabs>
          <w:tab w:val="right" w:leader="dot" w:pos="9354"/>
        </w:tabs>
      </w:pPr>
      <w:r>
        <w:fldChar w:fldCharType="begin"/>
      </w:r>
      <w:r>
        <w:instrText xml:space="preserve"> HYPERLINK \l _Toc1144304124 </w:instrText>
      </w:r>
      <w:r>
        <w:fldChar w:fldCharType="separate"/>
      </w:r>
      <w:r>
        <w:t>5.6.3</w:t>
      </w:r>
      <w:r>
        <w:rPr>
          <w:rFonts w:hint="eastAsia"/>
          <w:lang w:val="en-US" w:eastAsia="zh-Hans"/>
        </w:rPr>
        <w:t>标签碰撞</w:t>
      </w:r>
      <w:r>
        <w:tab/>
      </w:r>
      <w:r>
        <w:fldChar w:fldCharType="begin"/>
      </w:r>
      <w:r>
        <w:instrText xml:space="preserve"> PAGEREF _Toc1144304124 </w:instrText>
      </w:r>
      <w:r>
        <w:fldChar w:fldCharType="separate"/>
      </w:r>
      <w:r>
        <w:t>43</w:t>
      </w:r>
      <w:r>
        <w:fldChar w:fldCharType="end"/>
      </w:r>
      <w:r>
        <w:fldChar w:fldCharType="end"/>
      </w:r>
    </w:p>
    <w:p>
      <w:pPr>
        <w:pStyle w:val="30"/>
        <w:tabs>
          <w:tab w:val="right" w:leader="dot" w:pos="9354"/>
        </w:tabs>
      </w:pPr>
      <w:r>
        <w:fldChar w:fldCharType="begin"/>
      </w:r>
      <w:r>
        <w:instrText xml:space="preserve"> HYPERLINK \l _Toc1603353183 </w:instrText>
      </w:r>
      <w:r>
        <w:fldChar w:fldCharType="separate"/>
      </w:r>
      <w:r>
        <w:rPr>
          <w:rFonts w:hint="default"/>
        </w:rPr>
        <w:t>5.7</w:t>
      </w:r>
      <w:r>
        <w:rPr>
          <w:rFonts w:hint="eastAsia"/>
          <w:lang w:val="en-US" w:eastAsia="zh-Hans"/>
        </w:rPr>
        <w:t>多维</w:t>
      </w:r>
      <w:r>
        <w:rPr>
          <w:rFonts w:hint="eastAsia"/>
        </w:rPr>
        <w:t>分析</w:t>
      </w:r>
      <w:r>
        <w:tab/>
      </w:r>
      <w:r>
        <w:fldChar w:fldCharType="begin"/>
      </w:r>
      <w:r>
        <w:instrText xml:space="preserve"> PAGEREF _Toc1603353183 </w:instrText>
      </w:r>
      <w:r>
        <w:fldChar w:fldCharType="separate"/>
      </w:r>
      <w:r>
        <w:t>43</w:t>
      </w:r>
      <w:r>
        <w:fldChar w:fldCharType="end"/>
      </w:r>
      <w:r>
        <w:fldChar w:fldCharType="end"/>
      </w:r>
    </w:p>
    <w:p>
      <w:pPr>
        <w:pStyle w:val="22"/>
        <w:tabs>
          <w:tab w:val="right" w:leader="dot" w:pos="9354"/>
        </w:tabs>
      </w:pPr>
      <w:r>
        <w:fldChar w:fldCharType="begin"/>
      </w:r>
      <w:r>
        <w:instrText xml:space="preserve"> HYPERLINK \l _Toc932144125 </w:instrText>
      </w:r>
      <w:r>
        <w:fldChar w:fldCharType="separate"/>
      </w:r>
      <w:r>
        <w:t>5.7.1</w:t>
      </w:r>
      <w:r>
        <w:rPr>
          <w:rFonts w:hint="eastAsia"/>
          <w:lang w:val="en-US" w:eastAsia="zh-Hans"/>
        </w:rPr>
        <w:t>功能描述</w:t>
      </w:r>
      <w:r>
        <w:tab/>
      </w:r>
      <w:r>
        <w:fldChar w:fldCharType="begin"/>
      </w:r>
      <w:r>
        <w:instrText xml:space="preserve"> PAGEREF _Toc932144125 </w:instrText>
      </w:r>
      <w:r>
        <w:fldChar w:fldCharType="separate"/>
      </w:r>
      <w:r>
        <w:t>43</w:t>
      </w:r>
      <w:r>
        <w:fldChar w:fldCharType="end"/>
      </w:r>
      <w:r>
        <w:fldChar w:fldCharType="end"/>
      </w:r>
    </w:p>
    <w:p>
      <w:pPr>
        <w:pStyle w:val="22"/>
        <w:tabs>
          <w:tab w:val="right" w:leader="dot" w:pos="9354"/>
        </w:tabs>
      </w:pPr>
      <w:r>
        <w:fldChar w:fldCharType="begin"/>
      </w:r>
      <w:r>
        <w:instrText xml:space="preserve"> HYPERLINK \l _Toc653104010 </w:instrText>
      </w:r>
      <w:r>
        <w:fldChar w:fldCharType="separate"/>
      </w:r>
      <w:r>
        <w:t>5.7.2</w:t>
      </w:r>
      <w:r>
        <w:rPr>
          <w:rFonts w:hint="eastAsia"/>
          <w:lang w:val="en-US" w:eastAsia="zh-Hans"/>
        </w:rPr>
        <w:t>功能流程</w:t>
      </w:r>
      <w:r>
        <w:tab/>
      </w:r>
      <w:r>
        <w:fldChar w:fldCharType="begin"/>
      </w:r>
      <w:r>
        <w:instrText xml:space="preserve"> PAGEREF _Toc653104010 </w:instrText>
      </w:r>
      <w:r>
        <w:fldChar w:fldCharType="separate"/>
      </w:r>
      <w:r>
        <w:t>43</w:t>
      </w:r>
      <w:r>
        <w:fldChar w:fldCharType="end"/>
      </w:r>
      <w:r>
        <w:fldChar w:fldCharType="end"/>
      </w:r>
    </w:p>
    <w:p>
      <w:pPr>
        <w:pStyle w:val="30"/>
        <w:tabs>
          <w:tab w:val="right" w:leader="dot" w:pos="9354"/>
        </w:tabs>
      </w:pPr>
      <w:r>
        <w:fldChar w:fldCharType="begin"/>
      </w:r>
      <w:r>
        <w:instrText xml:space="preserve"> HYPERLINK \l _Toc930176253 </w:instrText>
      </w:r>
      <w:r>
        <w:fldChar w:fldCharType="separate"/>
      </w:r>
      <w:r>
        <w:rPr>
          <w:rFonts w:hint="default"/>
        </w:rPr>
        <w:t>5.8</w:t>
      </w:r>
      <w:r>
        <w:rPr>
          <w:rFonts w:hint="eastAsia"/>
          <w:lang w:val="en-US" w:eastAsia="zh-Hans"/>
        </w:rPr>
        <w:t>我的线索</w:t>
      </w:r>
      <w:r>
        <w:tab/>
      </w:r>
      <w:r>
        <w:fldChar w:fldCharType="begin"/>
      </w:r>
      <w:r>
        <w:instrText xml:space="preserve"> PAGEREF _Toc930176253 </w:instrText>
      </w:r>
      <w:r>
        <w:fldChar w:fldCharType="separate"/>
      </w:r>
      <w:r>
        <w:t>44</w:t>
      </w:r>
      <w:r>
        <w:fldChar w:fldCharType="end"/>
      </w:r>
      <w:r>
        <w:fldChar w:fldCharType="end"/>
      </w:r>
    </w:p>
    <w:p>
      <w:pPr>
        <w:pStyle w:val="22"/>
        <w:tabs>
          <w:tab w:val="right" w:leader="dot" w:pos="9354"/>
        </w:tabs>
      </w:pPr>
      <w:r>
        <w:fldChar w:fldCharType="begin"/>
      </w:r>
      <w:r>
        <w:instrText xml:space="preserve"> HYPERLINK \l _Toc1938817658 </w:instrText>
      </w:r>
      <w:r>
        <w:fldChar w:fldCharType="separate"/>
      </w:r>
      <w:r>
        <w:t>5.8.1</w:t>
      </w:r>
      <w:r>
        <w:rPr>
          <w:rFonts w:hint="eastAsia"/>
          <w:lang w:val="en-US" w:eastAsia="zh-Hans"/>
        </w:rPr>
        <w:t>线索管理</w:t>
      </w:r>
      <w:r>
        <w:tab/>
      </w:r>
      <w:r>
        <w:fldChar w:fldCharType="begin"/>
      </w:r>
      <w:r>
        <w:instrText xml:space="preserve"> PAGEREF _Toc1938817658 </w:instrText>
      </w:r>
      <w:r>
        <w:fldChar w:fldCharType="separate"/>
      </w:r>
      <w:r>
        <w:t>44</w:t>
      </w:r>
      <w:r>
        <w:fldChar w:fldCharType="end"/>
      </w:r>
      <w:r>
        <w:fldChar w:fldCharType="end"/>
      </w:r>
    </w:p>
    <w:p>
      <w:pPr>
        <w:pStyle w:val="22"/>
        <w:tabs>
          <w:tab w:val="right" w:leader="dot" w:pos="9354"/>
        </w:tabs>
      </w:pPr>
      <w:r>
        <w:fldChar w:fldCharType="begin"/>
      </w:r>
      <w:r>
        <w:instrText xml:space="preserve"> HYPERLINK \l _Toc1939002075 </w:instrText>
      </w:r>
      <w:r>
        <w:fldChar w:fldCharType="separate"/>
      </w:r>
      <w:r>
        <w:t>5.8.2</w:t>
      </w:r>
      <w:r>
        <w:rPr>
          <w:rFonts w:hint="eastAsia"/>
          <w:lang w:val="en-US" w:eastAsia="zh-Hans"/>
        </w:rPr>
        <w:t>线索上传（略）</w:t>
      </w:r>
      <w:r>
        <w:tab/>
      </w:r>
      <w:r>
        <w:fldChar w:fldCharType="begin"/>
      </w:r>
      <w:r>
        <w:instrText xml:space="preserve"> PAGEREF _Toc1939002075 </w:instrText>
      </w:r>
      <w:r>
        <w:fldChar w:fldCharType="separate"/>
      </w:r>
      <w:r>
        <w:t>44</w:t>
      </w:r>
      <w:r>
        <w:fldChar w:fldCharType="end"/>
      </w:r>
      <w:r>
        <w:fldChar w:fldCharType="end"/>
      </w:r>
    </w:p>
    <w:p>
      <w:pPr>
        <w:pStyle w:val="22"/>
        <w:tabs>
          <w:tab w:val="right" w:leader="dot" w:pos="9354"/>
        </w:tabs>
      </w:pPr>
      <w:r>
        <w:fldChar w:fldCharType="begin"/>
      </w:r>
      <w:r>
        <w:instrText xml:space="preserve"> HYPERLINK \l _Toc743531300 </w:instrText>
      </w:r>
      <w:r>
        <w:fldChar w:fldCharType="separate"/>
      </w:r>
      <w:r>
        <w:t>5.8.3</w:t>
      </w:r>
      <w:r>
        <w:rPr>
          <w:rFonts w:hint="eastAsia"/>
          <w:lang w:val="en-US" w:eastAsia="zh-Hans"/>
        </w:rPr>
        <w:t>共享协作（略）</w:t>
      </w:r>
      <w:r>
        <w:tab/>
      </w:r>
      <w:r>
        <w:fldChar w:fldCharType="begin"/>
      </w:r>
      <w:r>
        <w:instrText xml:space="preserve"> PAGEREF _Toc743531300 </w:instrText>
      </w:r>
      <w:r>
        <w:fldChar w:fldCharType="separate"/>
      </w:r>
      <w:r>
        <w:t>44</w:t>
      </w:r>
      <w:r>
        <w:fldChar w:fldCharType="end"/>
      </w:r>
      <w:r>
        <w:fldChar w:fldCharType="end"/>
      </w:r>
    </w:p>
    <w:p>
      <w:pPr>
        <w:pStyle w:val="27"/>
        <w:tabs>
          <w:tab w:val="right" w:leader="dot" w:pos="9354"/>
        </w:tabs>
      </w:pPr>
      <w:r>
        <w:fldChar w:fldCharType="begin"/>
      </w:r>
      <w:r>
        <w:instrText xml:space="preserve"> HYPERLINK \l _Toc323217207 </w:instrText>
      </w:r>
      <w:r>
        <w:fldChar w:fldCharType="separate"/>
      </w:r>
      <w:r>
        <w:t xml:space="preserve">6. </w:t>
      </w:r>
      <w:r>
        <w:rPr>
          <w:rFonts w:hint="eastAsia"/>
          <w:lang w:val="en-US" w:eastAsia="zh-Hans"/>
        </w:rPr>
        <w:t>数据服务（接口功能）需求</w:t>
      </w:r>
      <w:r>
        <w:tab/>
      </w:r>
      <w:r>
        <w:fldChar w:fldCharType="begin"/>
      </w:r>
      <w:r>
        <w:instrText xml:space="preserve"> PAGEREF _Toc323217207 </w:instrText>
      </w:r>
      <w:r>
        <w:fldChar w:fldCharType="separate"/>
      </w:r>
      <w:r>
        <w:t>44</w:t>
      </w:r>
      <w:r>
        <w:fldChar w:fldCharType="end"/>
      </w:r>
      <w:r>
        <w:fldChar w:fldCharType="end"/>
      </w:r>
    </w:p>
    <w:p>
      <w:pPr>
        <w:pStyle w:val="27"/>
        <w:tabs>
          <w:tab w:val="right" w:leader="dot" w:pos="9354"/>
        </w:tabs>
      </w:pPr>
      <w:r>
        <w:fldChar w:fldCharType="begin"/>
      </w:r>
      <w:r>
        <w:instrText xml:space="preserve"> HYPERLINK \l _Toc1325454786 </w:instrText>
      </w:r>
      <w:r>
        <w:fldChar w:fldCharType="separate"/>
      </w:r>
      <w:r>
        <w:t xml:space="preserve">7. </w:t>
      </w:r>
      <w:r>
        <w:rPr>
          <w:rFonts w:hint="eastAsia"/>
          <w:lang w:val="en-US" w:eastAsia="zh-Hans"/>
        </w:rPr>
        <w:t>计算引擎需求</w:t>
      </w:r>
      <w:r>
        <w:tab/>
      </w:r>
      <w:r>
        <w:fldChar w:fldCharType="begin"/>
      </w:r>
      <w:r>
        <w:instrText xml:space="preserve"> PAGEREF _Toc1325454786 </w:instrText>
      </w:r>
      <w:r>
        <w:fldChar w:fldCharType="separate"/>
      </w:r>
      <w:r>
        <w:t>47</w:t>
      </w:r>
      <w:r>
        <w:fldChar w:fldCharType="end"/>
      </w:r>
      <w:r>
        <w:fldChar w:fldCharType="end"/>
      </w:r>
    </w:p>
    <w:p>
      <w:pPr>
        <w:pStyle w:val="30"/>
        <w:tabs>
          <w:tab w:val="right" w:leader="dot" w:pos="9354"/>
        </w:tabs>
      </w:pPr>
      <w:r>
        <w:fldChar w:fldCharType="begin"/>
      </w:r>
      <w:r>
        <w:instrText xml:space="preserve"> HYPERLINK \l _Toc1070717971 </w:instrText>
      </w:r>
      <w:r>
        <w:fldChar w:fldCharType="separate"/>
      </w:r>
      <w:r>
        <w:rPr>
          <w:rFonts w:hint="default"/>
        </w:rPr>
        <w:t>7.1</w:t>
      </w:r>
      <w:r>
        <w:rPr>
          <w:rFonts w:hint="eastAsia"/>
          <w:lang w:val="en-US" w:eastAsia="zh-Hans"/>
        </w:rPr>
        <w:t>机器学习引擎</w:t>
      </w:r>
      <w:r>
        <w:tab/>
      </w:r>
      <w:r>
        <w:fldChar w:fldCharType="begin"/>
      </w:r>
      <w:r>
        <w:instrText xml:space="preserve"> PAGEREF _Toc1070717971 </w:instrText>
      </w:r>
      <w:r>
        <w:fldChar w:fldCharType="separate"/>
      </w:r>
      <w:r>
        <w:t>47</w:t>
      </w:r>
      <w:r>
        <w:fldChar w:fldCharType="end"/>
      </w:r>
      <w:r>
        <w:fldChar w:fldCharType="end"/>
      </w:r>
    </w:p>
    <w:p>
      <w:pPr>
        <w:pStyle w:val="30"/>
        <w:tabs>
          <w:tab w:val="right" w:leader="dot" w:pos="9354"/>
        </w:tabs>
      </w:pPr>
      <w:r>
        <w:fldChar w:fldCharType="begin"/>
      </w:r>
      <w:r>
        <w:instrText xml:space="preserve"> HYPERLINK \l _Toc1791460384 </w:instrText>
      </w:r>
      <w:r>
        <w:fldChar w:fldCharType="separate"/>
      </w:r>
      <w:r>
        <w:rPr>
          <w:rFonts w:hint="default"/>
        </w:rPr>
        <w:t>7.2</w:t>
      </w:r>
      <w:r>
        <w:rPr>
          <w:rFonts w:hint="eastAsia"/>
          <w:lang w:val="en-US" w:eastAsia="zh-Hans"/>
        </w:rPr>
        <w:t>规则引擎</w:t>
      </w:r>
      <w:r>
        <w:tab/>
      </w:r>
      <w:r>
        <w:fldChar w:fldCharType="begin"/>
      </w:r>
      <w:r>
        <w:instrText xml:space="preserve"> PAGEREF _Toc1791460384 </w:instrText>
      </w:r>
      <w:r>
        <w:fldChar w:fldCharType="separate"/>
      </w:r>
      <w:r>
        <w:t>47</w:t>
      </w:r>
      <w:r>
        <w:fldChar w:fldCharType="end"/>
      </w:r>
      <w:r>
        <w:fldChar w:fldCharType="end"/>
      </w:r>
    </w:p>
    <w:p>
      <w:pPr>
        <w:pStyle w:val="30"/>
        <w:tabs>
          <w:tab w:val="right" w:leader="dot" w:pos="9354"/>
        </w:tabs>
      </w:pPr>
      <w:r>
        <w:fldChar w:fldCharType="begin"/>
      </w:r>
      <w:r>
        <w:instrText xml:space="preserve"> HYPERLINK \l _Toc1353942948 </w:instrText>
      </w:r>
      <w:r>
        <w:fldChar w:fldCharType="separate"/>
      </w:r>
      <w:r>
        <w:rPr>
          <w:rFonts w:hint="default"/>
        </w:rPr>
        <w:t>7.3</w:t>
      </w:r>
      <w:r>
        <w:rPr>
          <w:rFonts w:hint="eastAsia"/>
          <w:lang w:val="en-US" w:eastAsia="zh-Hans"/>
        </w:rPr>
        <w:t>实时计算引擎</w:t>
      </w:r>
      <w:r>
        <w:tab/>
      </w:r>
      <w:r>
        <w:fldChar w:fldCharType="begin"/>
      </w:r>
      <w:r>
        <w:instrText xml:space="preserve"> PAGEREF _Toc1353942948 </w:instrText>
      </w:r>
      <w:r>
        <w:fldChar w:fldCharType="separate"/>
      </w:r>
      <w:r>
        <w:t>47</w:t>
      </w:r>
      <w:r>
        <w:fldChar w:fldCharType="end"/>
      </w:r>
      <w:r>
        <w:fldChar w:fldCharType="end"/>
      </w:r>
    </w:p>
    <w:p>
      <w:pPr>
        <w:pStyle w:val="30"/>
        <w:tabs>
          <w:tab w:val="right" w:leader="dot" w:pos="9354"/>
        </w:tabs>
      </w:pPr>
      <w:r>
        <w:fldChar w:fldCharType="begin"/>
      </w:r>
      <w:r>
        <w:instrText xml:space="preserve"> HYPERLINK \l _Toc982403424 </w:instrText>
      </w:r>
      <w:r>
        <w:fldChar w:fldCharType="separate"/>
      </w:r>
      <w:r>
        <w:rPr>
          <w:rFonts w:hint="default"/>
        </w:rPr>
        <w:t>7.4</w:t>
      </w:r>
      <w:r>
        <w:rPr>
          <w:rFonts w:hint="eastAsia"/>
          <w:lang w:val="en-US" w:eastAsia="zh-Hans"/>
        </w:rPr>
        <w:t>离线计算引擎</w:t>
      </w:r>
      <w:r>
        <w:tab/>
      </w:r>
      <w:r>
        <w:fldChar w:fldCharType="begin"/>
      </w:r>
      <w:r>
        <w:instrText xml:space="preserve"> PAGEREF _Toc982403424 </w:instrText>
      </w:r>
      <w:r>
        <w:fldChar w:fldCharType="separate"/>
      </w:r>
      <w:r>
        <w:t>47</w:t>
      </w:r>
      <w:r>
        <w:fldChar w:fldCharType="end"/>
      </w:r>
      <w:r>
        <w:fldChar w:fldCharType="end"/>
      </w:r>
    </w:p>
    <w:p>
      <w:pPr>
        <w:pStyle w:val="27"/>
        <w:tabs>
          <w:tab w:val="right" w:leader="dot" w:pos="9354"/>
        </w:tabs>
      </w:pPr>
      <w:r>
        <w:fldChar w:fldCharType="begin"/>
      </w:r>
      <w:r>
        <w:instrText xml:space="preserve"> HYPERLINK \l _Toc1400069032 </w:instrText>
      </w:r>
      <w:r>
        <w:fldChar w:fldCharType="separate"/>
      </w:r>
      <w:r>
        <w:t xml:space="preserve">8. </w:t>
      </w:r>
      <w:r>
        <w:rPr>
          <w:rFonts w:hint="eastAsia"/>
          <w:lang w:val="en-US" w:eastAsia="zh-Hans"/>
        </w:rPr>
        <w:t>数据采集需求</w:t>
      </w:r>
      <w:r>
        <w:tab/>
      </w:r>
      <w:r>
        <w:fldChar w:fldCharType="begin"/>
      </w:r>
      <w:r>
        <w:instrText xml:space="preserve"> PAGEREF _Toc1400069032 </w:instrText>
      </w:r>
      <w:r>
        <w:fldChar w:fldCharType="separate"/>
      </w:r>
      <w:r>
        <w:t>47</w:t>
      </w:r>
      <w:r>
        <w:fldChar w:fldCharType="end"/>
      </w:r>
      <w:r>
        <w:fldChar w:fldCharType="end"/>
      </w:r>
    </w:p>
    <w:p>
      <w:pPr>
        <w:pStyle w:val="30"/>
        <w:tabs>
          <w:tab w:val="right" w:leader="dot" w:pos="9354"/>
        </w:tabs>
      </w:pPr>
      <w:r>
        <w:fldChar w:fldCharType="begin"/>
      </w:r>
      <w:r>
        <w:instrText xml:space="preserve"> HYPERLINK \l _Toc981900645 </w:instrText>
      </w:r>
      <w:r>
        <w:fldChar w:fldCharType="separate"/>
      </w:r>
      <w:r>
        <w:rPr>
          <w:rFonts w:hint="default"/>
        </w:rPr>
        <w:t>8.1</w:t>
      </w:r>
      <w:r>
        <w:rPr>
          <w:rFonts w:hint="eastAsia"/>
          <w:lang w:val="en-US" w:eastAsia="zh-Hans"/>
        </w:rPr>
        <w:t>人员对象</w:t>
      </w:r>
      <w:r>
        <w:tab/>
      </w:r>
      <w:r>
        <w:fldChar w:fldCharType="begin"/>
      </w:r>
      <w:r>
        <w:instrText xml:space="preserve"> PAGEREF _Toc981900645 </w:instrText>
      </w:r>
      <w:r>
        <w:fldChar w:fldCharType="separate"/>
      </w:r>
      <w:r>
        <w:t>48</w:t>
      </w:r>
      <w:r>
        <w:fldChar w:fldCharType="end"/>
      </w:r>
      <w:r>
        <w:fldChar w:fldCharType="end"/>
      </w:r>
    </w:p>
    <w:p>
      <w:pPr>
        <w:pStyle w:val="30"/>
        <w:tabs>
          <w:tab w:val="right" w:leader="dot" w:pos="9354"/>
        </w:tabs>
      </w:pPr>
      <w:r>
        <w:fldChar w:fldCharType="begin"/>
      </w:r>
      <w:r>
        <w:instrText xml:space="preserve"> HYPERLINK \l _Toc1539796967 </w:instrText>
      </w:r>
      <w:r>
        <w:fldChar w:fldCharType="separate"/>
      </w:r>
      <w:r>
        <w:rPr>
          <w:rFonts w:hint="default"/>
        </w:rPr>
        <w:t>8</w:t>
      </w:r>
      <w:r>
        <w:rPr>
          <w:rFonts w:hint="eastAsia"/>
          <w:lang w:eastAsia="zh-Hans"/>
        </w:rPr>
        <w:t>.</w:t>
      </w:r>
      <w:r>
        <w:rPr>
          <w:rFonts w:hint="default"/>
        </w:rPr>
        <w:t>2</w:t>
      </w:r>
      <w:r>
        <w:rPr>
          <w:rFonts w:hint="eastAsia"/>
          <w:lang w:val="en-US" w:eastAsia="zh-Hans"/>
        </w:rPr>
        <w:t>人脸对象</w:t>
      </w:r>
      <w:r>
        <w:tab/>
      </w:r>
      <w:r>
        <w:fldChar w:fldCharType="begin"/>
      </w:r>
      <w:r>
        <w:instrText xml:space="preserve"> PAGEREF _Toc1539796967 </w:instrText>
      </w:r>
      <w:r>
        <w:fldChar w:fldCharType="separate"/>
      </w:r>
      <w:r>
        <w:t>48</w:t>
      </w:r>
      <w:r>
        <w:fldChar w:fldCharType="end"/>
      </w:r>
      <w:r>
        <w:fldChar w:fldCharType="end"/>
      </w:r>
    </w:p>
    <w:p>
      <w:pPr>
        <w:pStyle w:val="30"/>
        <w:tabs>
          <w:tab w:val="right" w:leader="dot" w:pos="9354"/>
        </w:tabs>
      </w:pPr>
      <w:r>
        <w:fldChar w:fldCharType="begin"/>
      </w:r>
      <w:r>
        <w:instrText xml:space="preserve"> HYPERLINK \l _Toc42194372 </w:instrText>
      </w:r>
      <w:r>
        <w:fldChar w:fldCharType="separate"/>
      </w:r>
      <w:r>
        <w:rPr>
          <w:rFonts w:hint="default"/>
        </w:rPr>
        <w:t>8</w:t>
      </w:r>
      <w:r>
        <w:rPr>
          <w:rFonts w:hint="eastAsia"/>
          <w:lang w:eastAsia="zh-Hans"/>
        </w:rPr>
        <w:t>.</w:t>
      </w:r>
      <w:r>
        <w:rPr>
          <w:rFonts w:hint="default"/>
        </w:rPr>
        <w:t>3</w:t>
      </w:r>
      <w:r>
        <w:rPr>
          <w:rFonts w:hint="eastAsia"/>
          <w:lang w:val="en-US" w:eastAsia="zh-Hans"/>
        </w:rPr>
        <w:t>主副驾人脸对象</w:t>
      </w:r>
      <w:r>
        <w:tab/>
      </w:r>
      <w:r>
        <w:fldChar w:fldCharType="begin"/>
      </w:r>
      <w:r>
        <w:instrText xml:space="preserve"> PAGEREF _Toc42194372 </w:instrText>
      </w:r>
      <w:r>
        <w:fldChar w:fldCharType="separate"/>
      </w:r>
      <w:r>
        <w:t>48</w:t>
      </w:r>
      <w:r>
        <w:fldChar w:fldCharType="end"/>
      </w:r>
      <w:r>
        <w:fldChar w:fldCharType="end"/>
      </w:r>
    </w:p>
    <w:p>
      <w:pPr>
        <w:pStyle w:val="30"/>
        <w:tabs>
          <w:tab w:val="right" w:leader="dot" w:pos="9354"/>
        </w:tabs>
      </w:pPr>
      <w:r>
        <w:fldChar w:fldCharType="begin"/>
      </w:r>
      <w:r>
        <w:instrText xml:space="preserve"> HYPERLINK \l _Toc491206694 </w:instrText>
      </w:r>
      <w:r>
        <w:fldChar w:fldCharType="separate"/>
      </w:r>
      <w:r>
        <w:rPr>
          <w:rFonts w:hint="default"/>
        </w:rPr>
        <w:t>8</w:t>
      </w:r>
      <w:r>
        <w:rPr>
          <w:rFonts w:hint="eastAsia"/>
          <w:lang w:eastAsia="zh-Hans"/>
        </w:rPr>
        <w:t>.</w:t>
      </w:r>
      <w:r>
        <w:rPr>
          <w:rFonts w:hint="default"/>
        </w:rPr>
        <w:t>4</w:t>
      </w:r>
      <w:r>
        <w:rPr>
          <w:rFonts w:hint="eastAsia"/>
          <w:lang w:val="en-US" w:eastAsia="zh-Hans"/>
        </w:rPr>
        <w:t>车辆对象</w:t>
      </w:r>
      <w:r>
        <w:tab/>
      </w:r>
      <w:r>
        <w:fldChar w:fldCharType="begin"/>
      </w:r>
      <w:r>
        <w:instrText xml:space="preserve"> PAGEREF _Toc491206694 </w:instrText>
      </w:r>
      <w:r>
        <w:fldChar w:fldCharType="separate"/>
      </w:r>
      <w:r>
        <w:t>48</w:t>
      </w:r>
      <w:r>
        <w:fldChar w:fldCharType="end"/>
      </w:r>
      <w:r>
        <w:fldChar w:fldCharType="end"/>
      </w:r>
    </w:p>
    <w:p>
      <w:pPr>
        <w:pStyle w:val="30"/>
        <w:tabs>
          <w:tab w:val="right" w:leader="dot" w:pos="9354"/>
        </w:tabs>
      </w:pPr>
      <w:r>
        <w:fldChar w:fldCharType="begin"/>
      </w:r>
      <w:r>
        <w:instrText xml:space="preserve"> HYPERLINK \l _Toc783766990 </w:instrText>
      </w:r>
      <w:r>
        <w:fldChar w:fldCharType="separate"/>
      </w:r>
      <w:r>
        <w:rPr>
          <w:rFonts w:hint="default"/>
        </w:rPr>
        <w:t>8</w:t>
      </w:r>
      <w:r>
        <w:rPr>
          <w:rFonts w:hint="eastAsia"/>
          <w:lang w:eastAsia="zh-Hans"/>
        </w:rPr>
        <w:t>.</w:t>
      </w:r>
      <w:r>
        <w:rPr>
          <w:rFonts w:hint="default"/>
        </w:rPr>
        <w:t>5</w:t>
      </w:r>
      <w:r>
        <w:rPr>
          <w:rFonts w:hint="eastAsia"/>
          <w:lang w:val="en-US" w:eastAsia="zh-Hans"/>
        </w:rPr>
        <w:t>非机动车对象</w:t>
      </w:r>
      <w:r>
        <w:tab/>
      </w:r>
      <w:r>
        <w:fldChar w:fldCharType="begin"/>
      </w:r>
      <w:r>
        <w:instrText xml:space="preserve"> PAGEREF _Toc783766990 </w:instrText>
      </w:r>
      <w:r>
        <w:fldChar w:fldCharType="separate"/>
      </w:r>
      <w:r>
        <w:t>48</w:t>
      </w:r>
      <w:r>
        <w:fldChar w:fldCharType="end"/>
      </w:r>
      <w:r>
        <w:fldChar w:fldCharType="end"/>
      </w:r>
    </w:p>
    <w:p>
      <w:pPr>
        <w:pStyle w:val="30"/>
        <w:tabs>
          <w:tab w:val="right" w:leader="dot" w:pos="9354"/>
        </w:tabs>
      </w:pPr>
      <w:r>
        <w:fldChar w:fldCharType="begin"/>
      </w:r>
      <w:r>
        <w:instrText xml:space="preserve"> HYPERLINK \l _Toc107110232 </w:instrText>
      </w:r>
      <w:r>
        <w:fldChar w:fldCharType="separate"/>
      </w:r>
      <w:r>
        <w:rPr>
          <w:rFonts w:hint="default"/>
        </w:rPr>
        <w:t>8</w:t>
      </w:r>
      <w:r>
        <w:rPr>
          <w:rFonts w:hint="eastAsia"/>
          <w:lang w:eastAsia="zh-Hans"/>
        </w:rPr>
        <w:t>.</w:t>
      </w:r>
      <w:r>
        <w:rPr>
          <w:rFonts w:hint="default"/>
        </w:rPr>
        <w:t>6</w:t>
      </w:r>
      <w:r>
        <w:rPr>
          <w:rFonts w:hint="eastAsia"/>
          <w:lang w:val="en-US" w:eastAsia="zh-Hans"/>
        </w:rPr>
        <w:t>非机动车人体对象</w:t>
      </w:r>
      <w:r>
        <w:tab/>
      </w:r>
      <w:r>
        <w:fldChar w:fldCharType="begin"/>
      </w:r>
      <w:r>
        <w:instrText xml:space="preserve"> PAGEREF _Toc107110232 </w:instrText>
      </w:r>
      <w:r>
        <w:fldChar w:fldCharType="separate"/>
      </w:r>
      <w:r>
        <w:t>48</w:t>
      </w:r>
      <w:r>
        <w:fldChar w:fldCharType="end"/>
      </w:r>
      <w:r>
        <w:fldChar w:fldCharType="end"/>
      </w:r>
    </w:p>
    <w:p>
      <w:pPr>
        <w:pStyle w:val="30"/>
        <w:tabs>
          <w:tab w:val="right" w:leader="dot" w:pos="9354"/>
        </w:tabs>
      </w:pPr>
      <w:r>
        <w:fldChar w:fldCharType="begin"/>
      </w:r>
      <w:r>
        <w:instrText xml:space="preserve"> HYPERLINK \l _Toc610373038 </w:instrText>
      </w:r>
      <w:r>
        <w:fldChar w:fldCharType="separate"/>
      </w:r>
      <w:r>
        <w:rPr>
          <w:rFonts w:hint="default"/>
        </w:rPr>
        <w:t>8</w:t>
      </w:r>
      <w:r>
        <w:rPr>
          <w:rFonts w:hint="eastAsia"/>
          <w:lang w:eastAsia="zh-Hans"/>
        </w:rPr>
        <w:t>.</w:t>
      </w:r>
      <w:r>
        <w:rPr>
          <w:rFonts w:hint="default"/>
        </w:rPr>
        <w:t>7</w:t>
      </w:r>
      <w:r>
        <w:rPr>
          <w:rFonts w:hint="eastAsia"/>
          <w:lang w:val="en-US" w:eastAsia="zh-Hans"/>
        </w:rPr>
        <w:t>门禁对象</w:t>
      </w:r>
      <w:r>
        <w:tab/>
      </w:r>
      <w:r>
        <w:fldChar w:fldCharType="begin"/>
      </w:r>
      <w:r>
        <w:instrText xml:space="preserve"> PAGEREF _Toc610373038 </w:instrText>
      </w:r>
      <w:r>
        <w:fldChar w:fldCharType="separate"/>
      </w:r>
      <w:r>
        <w:t>48</w:t>
      </w:r>
      <w:r>
        <w:fldChar w:fldCharType="end"/>
      </w:r>
      <w:r>
        <w:fldChar w:fldCharType="end"/>
      </w:r>
    </w:p>
    <w:p>
      <w:pPr>
        <w:pStyle w:val="30"/>
        <w:tabs>
          <w:tab w:val="right" w:leader="dot" w:pos="9354"/>
        </w:tabs>
      </w:pPr>
      <w:r>
        <w:fldChar w:fldCharType="begin"/>
      </w:r>
      <w:r>
        <w:instrText xml:space="preserve"> HYPERLINK \l _Toc10267947 </w:instrText>
      </w:r>
      <w:r>
        <w:fldChar w:fldCharType="separate"/>
      </w:r>
      <w:r>
        <w:rPr>
          <w:rFonts w:hint="default"/>
        </w:rPr>
        <w:t>8</w:t>
      </w:r>
      <w:r>
        <w:rPr>
          <w:rFonts w:hint="eastAsia"/>
          <w:lang w:eastAsia="zh-Hans"/>
        </w:rPr>
        <w:t>.</w:t>
      </w:r>
      <w:r>
        <w:rPr>
          <w:rFonts w:hint="default"/>
        </w:rPr>
        <w:t>8</w:t>
      </w:r>
      <w:r>
        <w:rPr>
          <w:rFonts w:hint="eastAsia"/>
          <w:lang w:val="en-US" w:eastAsia="zh-Hans"/>
        </w:rPr>
        <w:t>网络对象</w:t>
      </w:r>
      <w:r>
        <w:tab/>
      </w:r>
      <w:r>
        <w:fldChar w:fldCharType="begin"/>
      </w:r>
      <w:r>
        <w:instrText xml:space="preserve"> PAGEREF _Toc10267947 </w:instrText>
      </w:r>
      <w:r>
        <w:fldChar w:fldCharType="separate"/>
      </w:r>
      <w:r>
        <w:t>48</w:t>
      </w:r>
      <w:r>
        <w:fldChar w:fldCharType="end"/>
      </w:r>
      <w:r>
        <w:fldChar w:fldCharType="end"/>
      </w:r>
    </w:p>
    <w:p>
      <w:pPr>
        <w:pStyle w:val="30"/>
        <w:tabs>
          <w:tab w:val="right" w:leader="dot" w:pos="9354"/>
        </w:tabs>
      </w:pPr>
      <w:r>
        <w:fldChar w:fldCharType="begin"/>
      </w:r>
      <w:r>
        <w:instrText xml:space="preserve"> HYPERLINK \l _Toc774693469 </w:instrText>
      </w:r>
      <w:r>
        <w:fldChar w:fldCharType="separate"/>
      </w:r>
      <w:r>
        <w:rPr>
          <w:rFonts w:hint="default"/>
        </w:rPr>
        <w:t>8</w:t>
      </w:r>
      <w:r>
        <w:rPr>
          <w:rFonts w:hint="eastAsia"/>
          <w:lang w:eastAsia="zh-Hans"/>
        </w:rPr>
        <w:t>.</w:t>
      </w:r>
      <w:r>
        <w:rPr>
          <w:rFonts w:hint="default"/>
        </w:rPr>
        <w:t>9</w:t>
      </w:r>
      <w:r>
        <w:rPr>
          <w:rFonts w:hint="eastAsia"/>
          <w:lang w:val="en-US" w:eastAsia="zh-Hans"/>
        </w:rPr>
        <w:t>网络对象</w:t>
      </w:r>
      <w:r>
        <w:tab/>
      </w:r>
      <w:r>
        <w:fldChar w:fldCharType="begin"/>
      </w:r>
      <w:r>
        <w:instrText xml:space="preserve"> PAGEREF _Toc774693469 </w:instrText>
      </w:r>
      <w:r>
        <w:fldChar w:fldCharType="separate"/>
      </w:r>
      <w:r>
        <w:t>48</w:t>
      </w:r>
      <w:r>
        <w:fldChar w:fldCharType="end"/>
      </w:r>
      <w:r>
        <w:fldChar w:fldCharType="end"/>
      </w:r>
    </w:p>
    <w:p>
      <w:pPr>
        <w:pStyle w:val="30"/>
        <w:tabs>
          <w:tab w:val="right" w:leader="dot" w:pos="9354"/>
        </w:tabs>
      </w:pPr>
      <w:r>
        <w:fldChar w:fldCharType="begin"/>
      </w:r>
      <w:r>
        <w:instrText xml:space="preserve"> HYPERLINK \l _Toc79781722 </w:instrText>
      </w:r>
      <w:r>
        <w:fldChar w:fldCharType="separate"/>
      </w:r>
      <w:r>
        <w:rPr>
          <w:rFonts w:hint="default"/>
        </w:rPr>
        <w:t>8</w:t>
      </w:r>
      <w:r>
        <w:rPr>
          <w:rFonts w:hint="eastAsia"/>
          <w:lang w:eastAsia="zh-Hans"/>
        </w:rPr>
        <w:t>.</w:t>
      </w:r>
      <w:r>
        <w:rPr>
          <w:rFonts w:hint="default"/>
        </w:rPr>
        <w:t>10</w:t>
      </w:r>
      <w:r>
        <w:rPr>
          <w:rFonts w:hint="eastAsia"/>
          <w:lang w:val="en-US" w:eastAsia="zh-Hans"/>
        </w:rPr>
        <w:t>业务数据</w:t>
      </w:r>
      <w:r>
        <w:rPr>
          <w:rFonts w:hint="default"/>
          <w:lang w:eastAsia="zh-Hans"/>
        </w:rPr>
        <w:t>+</w:t>
      </w:r>
      <w:r>
        <w:tab/>
      </w:r>
      <w:r>
        <w:fldChar w:fldCharType="begin"/>
      </w:r>
      <w:r>
        <w:instrText xml:space="preserve"> PAGEREF _Toc79781722 </w:instrText>
      </w:r>
      <w:r>
        <w:fldChar w:fldCharType="separate"/>
      </w:r>
      <w:r>
        <w:t>48</w:t>
      </w:r>
      <w:r>
        <w:fldChar w:fldCharType="end"/>
      </w:r>
      <w:r>
        <w:fldChar w:fldCharType="end"/>
      </w:r>
    </w:p>
    <w:p>
      <w:pPr>
        <w:pStyle w:val="27"/>
        <w:tabs>
          <w:tab w:val="right" w:leader="dot" w:pos="9354"/>
        </w:tabs>
      </w:pPr>
      <w:r>
        <w:fldChar w:fldCharType="begin"/>
      </w:r>
      <w:r>
        <w:instrText xml:space="preserve"> HYPERLINK \l _Toc861605926 </w:instrText>
      </w:r>
      <w:r>
        <w:fldChar w:fldCharType="separate"/>
      </w:r>
      <w:r>
        <w:t xml:space="preserve">9. </w:t>
      </w:r>
      <w:r>
        <w:rPr>
          <w:rFonts w:hint="eastAsia"/>
          <w:lang w:val="en-US" w:eastAsia="zh-Hans"/>
        </w:rPr>
        <w:t>管理功能需求</w:t>
      </w:r>
      <w:r>
        <w:tab/>
      </w:r>
      <w:r>
        <w:fldChar w:fldCharType="begin"/>
      </w:r>
      <w:r>
        <w:instrText xml:space="preserve"> PAGEREF _Toc861605926 </w:instrText>
      </w:r>
      <w:r>
        <w:fldChar w:fldCharType="separate"/>
      </w:r>
      <w:r>
        <w:t>48</w:t>
      </w:r>
      <w:r>
        <w:fldChar w:fldCharType="end"/>
      </w:r>
      <w:r>
        <w:fldChar w:fldCharType="end"/>
      </w:r>
    </w:p>
    <w:p>
      <w:pPr>
        <w:pStyle w:val="30"/>
        <w:tabs>
          <w:tab w:val="right" w:leader="dot" w:pos="9354"/>
        </w:tabs>
      </w:pPr>
      <w:r>
        <w:fldChar w:fldCharType="begin"/>
      </w:r>
      <w:r>
        <w:instrText xml:space="preserve"> HYPERLINK \l _Toc528566561 </w:instrText>
      </w:r>
      <w:r>
        <w:fldChar w:fldCharType="separate"/>
      </w:r>
      <w:r>
        <w:rPr>
          <w:rFonts w:hint="default"/>
        </w:rPr>
        <w:t>9.1</w:t>
      </w:r>
      <w:r>
        <w:rPr>
          <w:rFonts w:hint="eastAsia"/>
          <w:lang w:val="en-US" w:eastAsia="zh-Hans"/>
        </w:rPr>
        <w:t>系统管理</w:t>
      </w:r>
      <w:r>
        <w:tab/>
      </w:r>
      <w:r>
        <w:fldChar w:fldCharType="begin"/>
      </w:r>
      <w:r>
        <w:instrText xml:space="preserve"> PAGEREF _Toc528566561 </w:instrText>
      </w:r>
      <w:r>
        <w:fldChar w:fldCharType="separate"/>
      </w:r>
      <w:r>
        <w:t>48</w:t>
      </w:r>
      <w:r>
        <w:fldChar w:fldCharType="end"/>
      </w:r>
      <w:r>
        <w:fldChar w:fldCharType="end"/>
      </w:r>
    </w:p>
    <w:p>
      <w:pPr>
        <w:pStyle w:val="22"/>
        <w:tabs>
          <w:tab w:val="right" w:leader="dot" w:pos="9354"/>
        </w:tabs>
      </w:pPr>
      <w:r>
        <w:fldChar w:fldCharType="begin"/>
      </w:r>
      <w:r>
        <w:instrText xml:space="preserve"> HYPERLINK \l _Toc1625826735 </w:instrText>
      </w:r>
      <w:r>
        <w:fldChar w:fldCharType="separate"/>
      </w:r>
      <w:r>
        <w:rPr>
          <w:rFonts w:hint="default"/>
        </w:rPr>
        <w:t>9.1.1</w:t>
      </w:r>
      <w:r>
        <w:rPr>
          <w:rFonts w:hint="eastAsia"/>
          <w:lang w:val="en-US" w:eastAsia="zh-Hans"/>
        </w:rPr>
        <w:t>目录管理</w:t>
      </w:r>
      <w:r>
        <w:tab/>
      </w:r>
      <w:r>
        <w:fldChar w:fldCharType="begin"/>
      </w:r>
      <w:r>
        <w:instrText xml:space="preserve"> PAGEREF _Toc1625826735 </w:instrText>
      </w:r>
      <w:r>
        <w:fldChar w:fldCharType="separate"/>
      </w:r>
      <w:r>
        <w:t>48</w:t>
      </w:r>
      <w:r>
        <w:fldChar w:fldCharType="end"/>
      </w:r>
      <w:r>
        <w:fldChar w:fldCharType="end"/>
      </w:r>
    </w:p>
    <w:p>
      <w:pPr>
        <w:pStyle w:val="22"/>
        <w:tabs>
          <w:tab w:val="right" w:leader="dot" w:pos="9354"/>
        </w:tabs>
      </w:pPr>
      <w:r>
        <w:fldChar w:fldCharType="begin"/>
      </w:r>
      <w:r>
        <w:instrText xml:space="preserve"> HYPERLINK \l _Toc688010717 </w:instrText>
      </w:r>
      <w:r>
        <w:fldChar w:fldCharType="separate"/>
      </w:r>
      <w:r>
        <w:rPr>
          <w:rFonts w:hint="default"/>
        </w:rPr>
        <w:t>9.1.2</w:t>
      </w:r>
      <w:r>
        <w:rPr>
          <w:rFonts w:hint="eastAsia"/>
          <w:lang w:val="en-US" w:eastAsia="zh-Hans"/>
        </w:rPr>
        <w:t>部门管理</w:t>
      </w:r>
      <w:r>
        <w:tab/>
      </w:r>
      <w:r>
        <w:fldChar w:fldCharType="begin"/>
      </w:r>
      <w:r>
        <w:instrText xml:space="preserve"> PAGEREF _Toc688010717 </w:instrText>
      </w:r>
      <w:r>
        <w:fldChar w:fldCharType="separate"/>
      </w:r>
      <w:r>
        <w:t>49</w:t>
      </w:r>
      <w:r>
        <w:fldChar w:fldCharType="end"/>
      </w:r>
      <w:r>
        <w:fldChar w:fldCharType="end"/>
      </w:r>
    </w:p>
    <w:p>
      <w:pPr>
        <w:pStyle w:val="22"/>
        <w:tabs>
          <w:tab w:val="right" w:leader="dot" w:pos="9354"/>
        </w:tabs>
      </w:pPr>
      <w:r>
        <w:fldChar w:fldCharType="begin"/>
      </w:r>
      <w:r>
        <w:instrText xml:space="preserve"> HYPERLINK \l _Toc1344165171 </w:instrText>
      </w:r>
      <w:r>
        <w:fldChar w:fldCharType="separate"/>
      </w:r>
      <w:r>
        <w:rPr>
          <w:rFonts w:hint="default"/>
        </w:rPr>
        <w:t>9.1.3</w:t>
      </w:r>
      <w:r>
        <w:rPr>
          <w:rFonts w:hint="eastAsia"/>
          <w:lang w:val="en-US" w:eastAsia="zh-Hans"/>
        </w:rPr>
        <w:t>用户管理</w:t>
      </w:r>
      <w:r>
        <w:tab/>
      </w:r>
      <w:r>
        <w:fldChar w:fldCharType="begin"/>
      </w:r>
      <w:r>
        <w:instrText xml:space="preserve"> PAGEREF _Toc1344165171 </w:instrText>
      </w:r>
      <w:r>
        <w:fldChar w:fldCharType="separate"/>
      </w:r>
      <w:r>
        <w:t>49</w:t>
      </w:r>
      <w:r>
        <w:fldChar w:fldCharType="end"/>
      </w:r>
      <w:r>
        <w:fldChar w:fldCharType="end"/>
      </w:r>
    </w:p>
    <w:p>
      <w:pPr>
        <w:pStyle w:val="22"/>
        <w:tabs>
          <w:tab w:val="right" w:leader="dot" w:pos="9354"/>
        </w:tabs>
      </w:pPr>
      <w:r>
        <w:fldChar w:fldCharType="begin"/>
      </w:r>
      <w:r>
        <w:instrText xml:space="preserve"> HYPERLINK \l _Toc2003546204 </w:instrText>
      </w:r>
      <w:r>
        <w:fldChar w:fldCharType="separate"/>
      </w:r>
      <w:r>
        <w:rPr>
          <w:rFonts w:hint="default"/>
        </w:rPr>
        <w:t>9.1.4</w:t>
      </w:r>
      <w:r>
        <w:rPr>
          <w:rFonts w:hint="eastAsia"/>
          <w:lang w:val="en-US" w:eastAsia="zh-Hans"/>
        </w:rPr>
        <w:t>角色管理</w:t>
      </w:r>
      <w:r>
        <w:tab/>
      </w:r>
      <w:r>
        <w:fldChar w:fldCharType="begin"/>
      </w:r>
      <w:r>
        <w:instrText xml:space="preserve"> PAGEREF _Toc2003546204 </w:instrText>
      </w:r>
      <w:r>
        <w:fldChar w:fldCharType="separate"/>
      </w:r>
      <w:r>
        <w:t>49</w:t>
      </w:r>
      <w:r>
        <w:fldChar w:fldCharType="end"/>
      </w:r>
      <w:r>
        <w:fldChar w:fldCharType="end"/>
      </w:r>
    </w:p>
    <w:p>
      <w:pPr>
        <w:pStyle w:val="22"/>
        <w:tabs>
          <w:tab w:val="right" w:leader="dot" w:pos="9354"/>
        </w:tabs>
      </w:pPr>
      <w:r>
        <w:fldChar w:fldCharType="begin"/>
      </w:r>
      <w:r>
        <w:instrText xml:space="preserve"> HYPERLINK \l _Toc1057465668 </w:instrText>
      </w:r>
      <w:r>
        <w:fldChar w:fldCharType="separate"/>
      </w:r>
      <w:r>
        <w:rPr>
          <w:rFonts w:hint="default"/>
        </w:rPr>
        <w:t>9.1.5</w:t>
      </w:r>
      <w:r>
        <w:rPr>
          <w:rFonts w:hint="eastAsia"/>
          <w:lang w:val="en-US" w:eastAsia="zh-Hans"/>
        </w:rPr>
        <w:t>菜单管理</w:t>
      </w:r>
      <w:r>
        <w:tab/>
      </w:r>
      <w:r>
        <w:fldChar w:fldCharType="begin"/>
      </w:r>
      <w:r>
        <w:instrText xml:space="preserve"> PAGEREF _Toc1057465668 </w:instrText>
      </w:r>
      <w:r>
        <w:fldChar w:fldCharType="separate"/>
      </w:r>
      <w:r>
        <w:t>49</w:t>
      </w:r>
      <w:r>
        <w:fldChar w:fldCharType="end"/>
      </w:r>
      <w:r>
        <w:fldChar w:fldCharType="end"/>
      </w:r>
    </w:p>
    <w:p>
      <w:pPr>
        <w:pStyle w:val="30"/>
        <w:tabs>
          <w:tab w:val="right" w:leader="dot" w:pos="9354"/>
        </w:tabs>
      </w:pPr>
      <w:r>
        <w:fldChar w:fldCharType="begin"/>
      </w:r>
      <w:r>
        <w:instrText xml:space="preserve"> HYPERLINK \l _Toc250819504 </w:instrText>
      </w:r>
      <w:r>
        <w:fldChar w:fldCharType="separate"/>
      </w:r>
      <w:r>
        <w:rPr>
          <w:rFonts w:hint="default"/>
        </w:rPr>
        <w:t>9.3</w:t>
      </w:r>
      <w:r>
        <w:rPr>
          <w:rFonts w:hint="eastAsia"/>
          <w:lang w:val="en-US" w:eastAsia="zh-Hans"/>
        </w:rPr>
        <w:t>元数据管理</w:t>
      </w:r>
      <w:r>
        <w:tab/>
      </w:r>
      <w:r>
        <w:fldChar w:fldCharType="begin"/>
      </w:r>
      <w:r>
        <w:instrText xml:space="preserve"> PAGEREF _Toc250819504 </w:instrText>
      </w:r>
      <w:r>
        <w:fldChar w:fldCharType="separate"/>
      </w:r>
      <w:r>
        <w:t>50</w:t>
      </w:r>
      <w:r>
        <w:fldChar w:fldCharType="end"/>
      </w:r>
      <w:r>
        <w:fldChar w:fldCharType="end"/>
      </w:r>
    </w:p>
    <w:p>
      <w:pPr>
        <w:pStyle w:val="30"/>
        <w:tabs>
          <w:tab w:val="right" w:leader="dot" w:pos="9354"/>
        </w:tabs>
      </w:pPr>
      <w:r>
        <w:fldChar w:fldCharType="begin"/>
      </w:r>
      <w:r>
        <w:instrText xml:space="preserve"> HYPERLINK \l _Toc13004667 </w:instrText>
      </w:r>
      <w:r>
        <w:fldChar w:fldCharType="separate"/>
      </w:r>
      <w:r>
        <w:rPr>
          <w:rFonts w:hint="default"/>
        </w:rPr>
        <w:t>9.4</w:t>
      </w:r>
      <w:r>
        <w:rPr>
          <w:rFonts w:hint="eastAsia"/>
          <w:lang w:val="en-US" w:eastAsia="zh-Hans"/>
        </w:rPr>
        <w:t>任务调度</w:t>
      </w:r>
      <w:r>
        <w:tab/>
      </w:r>
      <w:r>
        <w:fldChar w:fldCharType="begin"/>
      </w:r>
      <w:r>
        <w:instrText xml:space="preserve"> PAGEREF _Toc13004667 </w:instrText>
      </w:r>
      <w:r>
        <w:fldChar w:fldCharType="separate"/>
      </w:r>
      <w:r>
        <w:t>50</w:t>
      </w:r>
      <w:r>
        <w:fldChar w:fldCharType="end"/>
      </w:r>
      <w:r>
        <w:fldChar w:fldCharType="end"/>
      </w:r>
    </w:p>
    <w:p>
      <w:pPr>
        <w:pStyle w:val="30"/>
        <w:tabs>
          <w:tab w:val="right" w:leader="dot" w:pos="9354"/>
        </w:tabs>
      </w:pPr>
      <w:r>
        <w:fldChar w:fldCharType="begin"/>
      </w:r>
      <w:r>
        <w:instrText xml:space="preserve"> HYPERLINK \l _Toc1673589922 </w:instrText>
      </w:r>
      <w:r>
        <w:fldChar w:fldCharType="separate"/>
      </w:r>
      <w:r>
        <w:rPr>
          <w:rFonts w:hint="default"/>
        </w:rPr>
        <w:t>9.5</w:t>
      </w:r>
      <w:r>
        <w:rPr>
          <w:rFonts w:hint="eastAsia"/>
          <w:lang w:val="en-US" w:eastAsia="zh-Hans"/>
        </w:rPr>
        <w:t>日志管理</w:t>
      </w:r>
      <w:r>
        <w:tab/>
      </w:r>
      <w:r>
        <w:fldChar w:fldCharType="begin"/>
      </w:r>
      <w:r>
        <w:instrText xml:space="preserve"> PAGEREF _Toc1673589922 </w:instrText>
      </w:r>
      <w:r>
        <w:fldChar w:fldCharType="separate"/>
      </w:r>
      <w:r>
        <w:t>50</w:t>
      </w:r>
      <w:r>
        <w:fldChar w:fldCharType="end"/>
      </w:r>
      <w:r>
        <w:fldChar w:fldCharType="end"/>
      </w:r>
    </w:p>
    <w:p>
      <w:pPr>
        <w:pStyle w:val="22"/>
        <w:tabs>
          <w:tab w:val="right" w:leader="dot" w:pos="9354"/>
        </w:tabs>
      </w:pPr>
      <w:r>
        <w:fldChar w:fldCharType="begin"/>
      </w:r>
      <w:r>
        <w:instrText xml:space="preserve"> HYPERLINK \l _Toc285010648 </w:instrText>
      </w:r>
      <w:r>
        <w:fldChar w:fldCharType="separate"/>
      </w:r>
      <w:r>
        <w:rPr>
          <w:rFonts w:hint="default"/>
        </w:rPr>
        <w:t>9.5.1</w:t>
      </w:r>
      <w:r>
        <w:rPr>
          <w:rFonts w:hint="eastAsia"/>
          <w:lang w:val="en-US" w:eastAsia="zh-Hans"/>
        </w:rPr>
        <w:t>用户登录日志管理</w:t>
      </w:r>
      <w:r>
        <w:tab/>
      </w:r>
      <w:r>
        <w:fldChar w:fldCharType="begin"/>
      </w:r>
      <w:r>
        <w:instrText xml:space="preserve"> PAGEREF _Toc285010648 </w:instrText>
      </w:r>
      <w:r>
        <w:fldChar w:fldCharType="separate"/>
      </w:r>
      <w:r>
        <w:t>50</w:t>
      </w:r>
      <w:r>
        <w:fldChar w:fldCharType="end"/>
      </w:r>
      <w:r>
        <w:fldChar w:fldCharType="end"/>
      </w:r>
    </w:p>
    <w:p>
      <w:pPr>
        <w:pStyle w:val="22"/>
        <w:tabs>
          <w:tab w:val="right" w:leader="dot" w:pos="9354"/>
        </w:tabs>
      </w:pPr>
      <w:r>
        <w:fldChar w:fldCharType="begin"/>
      </w:r>
      <w:r>
        <w:instrText xml:space="preserve"> HYPERLINK \l _Toc1285428126 </w:instrText>
      </w:r>
      <w:r>
        <w:fldChar w:fldCharType="separate"/>
      </w:r>
      <w:r>
        <w:rPr>
          <w:rFonts w:hint="default"/>
        </w:rPr>
        <w:t>9.5.2</w:t>
      </w:r>
      <w:r>
        <w:rPr>
          <w:rFonts w:hint="eastAsia"/>
          <w:lang w:val="en-US" w:eastAsia="zh-Hans"/>
        </w:rPr>
        <w:t>功能操作日志管理</w:t>
      </w:r>
      <w:r>
        <w:tab/>
      </w:r>
      <w:r>
        <w:fldChar w:fldCharType="begin"/>
      </w:r>
      <w:r>
        <w:instrText xml:space="preserve"> PAGEREF _Toc1285428126 </w:instrText>
      </w:r>
      <w:r>
        <w:fldChar w:fldCharType="separate"/>
      </w:r>
      <w:r>
        <w:t>50</w:t>
      </w:r>
      <w:r>
        <w:fldChar w:fldCharType="end"/>
      </w:r>
      <w:r>
        <w:fldChar w:fldCharType="end"/>
      </w:r>
    </w:p>
    <w:p>
      <w:pPr>
        <w:pStyle w:val="30"/>
        <w:tabs>
          <w:tab w:val="right" w:leader="dot" w:pos="9354"/>
        </w:tabs>
      </w:pPr>
      <w:r>
        <w:fldChar w:fldCharType="begin"/>
      </w:r>
      <w:r>
        <w:instrText xml:space="preserve"> HYPERLINK \l _Toc505024862 </w:instrText>
      </w:r>
      <w:r>
        <w:fldChar w:fldCharType="separate"/>
      </w:r>
      <w:r>
        <w:rPr>
          <w:rFonts w:hint="default"/>
        </w:rPr>
        <w:t>9.6</w:t>
      </w:r>
      <w:r>
        <w:rPr>
          <w:rFonts w:hint="eastAsia"/>
          <w:lang w:val="en-US" w:eastAsia="zh-Hans"/>
        </w:rPr>
        <w:t>资源管理</w:t>
      </w:r>
      <w:r>
        <w:tab/>
      </w:r>
      <w:r>
        <w:fldChar w:fldCharType="begin"/>
      </w:r>
      <w:r>
        <w:instrText xml:space="preserve"> PAGEREF _Toc505024862 </w:instrText>
      </w:r>
      <w:r>
        <w:fldChar w:fldCharType="separate"/>
      </w:r>
      <w:r>
        <w:t>50</w:t>
      </w:r>
      <w:r>
        <w:fldChar w:fldCharType="end"/>
      </w:r>
      <w:r>
        <w:fldChar w:fldCharType="end"/>
      </w:r>
    </w:p>
    <w:p>
      <w:pPr>
        <w:pStyle w:val="30"/>
        <w:tabs>
          <w:tab w:val="right" w:leader="dot" w:pos="9354"/>
        </w:tabs>
      </w:pPr>
      <w:r>
        <w:fldChar w:fldCharType="begin"/>
      </w:r>
      <w:r>
        <w:instrText xml:space="preserve"> HYPERLINK \l _Toc1097482690 </w:instrText>
      </w:r>
      <w:r>
        <w:fldChar w:fldCharType="separate"/>
      </w:r>
      <w:r>
        <w:rPr>
          <w:rFonts w:hint="default"/>
        </w:rPr>
        <w:t>9.7</w:t>
      </w:r>
      <w:r>
        <w:rPr>
          <w:rFonts w:hint="eastAsia"/>
          <w:lang w:val="en-US" w:eastAsia="zh-Hans"/>
        </w:rPr>
        <w:t>服务管理</w:t>
      </w:r>
      <w:r>
        <w:tab/>
      </w:r>
      <w:r>
        <w:fldChar w:fldCharType="begin"/>
      </w:r>
      <w:r>
        <w:instrText xml:space="preserve"> PAGEREF _Toc1097482690 </w:instrText>
      </w:r>
      <w:r>
        <w:fldChar w:fldCharType="separate"/>
      </w:r>
      <w:r>
        <w:t>50</w:t>
      </w:r>
      <w:r>
        <w:fldChar w:fldCharType="end"/>
      </w:r>
      <w:r>
        <w:fldChar w:fldCharType="end"/>
      </w:r>
    </w:p>
    <w:p>
      <w:pPr>
        <w:pStyle w:val="30"/>
        <w:tabs>
          <w:tab w:val="right" w:leader="dot" w:pos="9354"/>
        </w:tabs>
      </w:pPr>
      <w:r>
        <w:fldChar w:fldCharType="begin"/>
      </w:r>
      <w:r>
        <w:instrText xml:space="preserve"> HYPERLINK \l _Toc654526747 </w:instrText>
      </w:r>
      <w:r>
        <w:fldChar w:fldCharType="separate"/>
      </w:r>
      <w:r>
        <w:rPr>
          <w:rFonts w:hint="default"/>
        </w:rPr>
        <w:t>9.8</w:t>
      </w:r>
      <w:r>
        <w:rPr>
          <w:rFonts w:hint="eastAsia"/>
          <w:lang w:val="en-US" w:eastAsia="zh-Hans"/>
        </w:rPr>
        <w:t>质量评估</w:t>
      </w:r>
      <w:r>
        <w:tab/>
      </w:r>
      <w:r>
        <w:fldChar w:fldCharType="begin"/>
      </w:r>
      <w:r>
        <w:instrText xml:space="preserve"> PAGEREF _Toc654526747 </w:instrText>
      </w:r>
      <w:r>
        <w:fldChar w:fldCharType="separate"/>
      </w:r>
      <w:r>
        <w:t>51</w:t>
      </w:r>
      <w:r>
        <w:fldChar w:fldCharType="end"/>
      </w:r>
      <w:r>
        <w:fldChar w:fldCharType="end"/>
      </w:r>
    </w:p>
    <w:p>
      <w:pPr>
        <w:pStyle w:val="30"/>
        <w:tabs>
          <w:tab w:val="right" w:leader="dot" w:pos="9354"/>
        </w:tabs>
      </w:pPr>
      <w:r>
        <w:fldChar w:fldCharType="begin"/>
      </w:r>
      <w:r>
        <w:instrText xml:space="preserve"> HYPERLINK \l _Toc1219796895 </w:instrText>
      </w:r>
      <w:r>
        <w:fldChar w:fldCharType="separate"/>
      </w:r>
      <w:r>
        <w:rPr>
          <w:rFonts w:hint="default"/>
        </w:rPr>
        <w:t>9.9</w:t>
      </w:r>
      <w:r>
        <w:rPr>
          <w:rFonts w:hint="eastAsia"/>
          <w:lang w:val="en-US" w:eastAsia="zh-Hans"/>
        </w:rPr>
        <w:t>数据安全</w:t>
      </w:r>
      <w:r>
        <w:tab/>
      </w:r>
      <w:r>
        <w:fldChar w:fldCharType="begin"/>
      </w:r>
      <w:r>
        <w:instrText xml:space="preserve"> PAGEREF _Toc1219796895 </w:instrText>
      </w:r>
      <w:r>
        <w:fldChar w:fldCharType="separate"/>
      </w:r>
      <w:r>
        <w:t>51</w:t>
      </w:r>
      <w:r>
        <w:fldChar w:fldCharType="end"/>
      </w:r>
      <w:r>
        <w:fldChar w:fldCharType="end"/>
      </w:r>
    </w:p>
    <w:p>
      <w:pPr>
        <w:pStyle w:val="27"/>
        <w:tabs>
          <w:tab w:val="right" w:leader="dot" w:pos="9354"/>
        </w:tabs>
      </w:pPr>
      <w:r>
        <w:fldChar w:fldCharType="begin"/>
      </w:r>
      <w:r>
        <w:instrText xml:space="preserve"> HYPERLINK \l _Toc1247520003 </w:instrText>
      </w:r>
      <w:r>
        <w:fldChar w:fldCharType="separate"/>
      </w:r>
      <w:r>
        <w:t>10. 非功能需求</w:t>
      </w:r>
      <w:r>
        <w:tab/>
      </w:r>
      <w:r>
        <w:fldChar w:fldCharType="begin"/>
      </w:r>
      <w:r>
        <w:instrText xml:space="preserve"> PAGEREF _Toc1247520003 </w:instrText>
      </w:r>
      <w:r>
        <w:fldChar w:fldCharType="separate"/>
      </w:r>
      <w:r>
        <w:t>51</w:t>
      </w:r>
      <w:r>
        <w:fldChar w:fldCharType="end"/>
      </w:r>
      <w:r>
        <w:fldChar w:fldCharType="end"/>
      </w:r>
    </w:p>
    <w:p>
      <w:pPr>
        <w:pStyle w:val="30"/>
        <w:tabs>
          <w:tab w:val="right" w:leader="dot" w:pos="9354"/>
        </w:tabs>
      </w:pPr>
      <w:r>
        <w:fldChar w:fldCharType="begin"/>
      </w:r>
      <w:r>
        <w:instrText xml:space="preserve"> HYPERLINK \l _Toc1185844760 </w:instrText>
      </w:r>
      <w:r>
        <w:fldChar w:fldCharType="separate"/>
      </w:r>
      <w:r>
        <w:rPr>
          <w:rFonts w:hint="default"/>
        </w:rPr>
        <w:t>10.1性能需求</w:t>
      </w:r>
      <w:r>
        <w:tab/>
      </w:r>
      <w:r>
        <w:fldChar w:fldCharType="begin"/>
      </w:r>
      <w:r>
        <w:instrText xml:space="preserve"> PAGEREF _Toc1185844760 </w:instrText>
      </w:r>
      <w:r>
        <w:fldChar w:fldCharType="separate"/>
      </w:r>
      <w:r>
        <w:t>51</w:t>
      </w:r>
      <w:r>
        <w:fldChar w:fldCharType="end"/>
      </w:r>
      <w:r>
        <w:fldChar w:fldCharType="end"/>
      </w:r>
    </w:p>
    <w:p>
      <w:pPr>
        <w:pStyle w:val="22"/>
        <w:tabs>
          <w:tab w:val="right" w:leader="dot" w:pos="9354"/>
        </w:tabs>
      </w:pPr>
      <w:r>
        <w:fldChar w:fldCharType="begin"/>
      </w:r>
      <w:r>
        <w:instrText xml:space="preserve"> HYPERLINK \l _Toc1844637160 </w:instrText>
      </w:r>
      <w:r>
        <w:fldChar w:fldCharType="separate"/>
      </w:r>
      <w:r>
        <w:t>10.1.1系统用户并发数</w:t>
      </w:r>
      <w:r>
        <w:tab/>
      </w:r>
      <w:r>
        <w:fldChar w:fldCharType="begin"/>
      </w:r>
      <w:r>
        <w:instrText xml:space="preserve"> PAGEREF _Toc1844637160 </w:instrText>
      </w:r>
      <w:r>
        <w:fldChar w:fldCharType="separate"/>
      </w:r>
      <w:r>
        <w:t>51</w:t>
      </w:r>
      <w:r>
        <w:fldChar w:fldCharType="end"/>
      </w:r>
      <w:r>
        <w:fldChar w:fldCharType="end"/>
      </w:r>
    </w:p>
    <w:p>
      <w:pPr>
        <w:pStyle w:val="22"/>
        <w:tabs>
          <w:tab w:val="right" w:leader="dot" w:pos="9354"/>
        </w:tabs>
      </w:pPr>
      <w:r>
        <w:fldChar w:fldCharType="begin"/>
      </w:r>
      <w:r>
        <w:instrText xml:space="preserve"> HYPERLINK \l _Toc1742820028 </w:instrText>
      </w:r>
      <w:r>
        <w:fldChar w:fldCharType="separate"/>
      </w:r>
      <w:r>
        <w:t>10.1.2数据规模</w:t>
      </w:r>
      <w:r>
        <w:tab/>
      </w:r>
      <w:r>
        <w:fldChar w:fldCharType="begin"/>
      </w:r>
      <w:r>
        <w:instrText xml:space="preserve"> PAGEREF _Toc1742820028 </w:instrText>
      </w:r>
      <w:r>
        <w:fldChar w:fldCharType="separate"/>
      </w:r>
      <w:r>
        <w:t>51</w:t>
      </w:r>
      <w:r>
        <w:fldChar w:fldCharType="end"/>
      </w:r>
      <w:r>
        <w:fldChar w:fldCharType="end"/>
      </w:r>
    </w:p>
    <w:p>
      <w:pPr>
        <w:pStyle w:val="22"/>
        <w:tabs>
          <w:tab w:val="right" w:leader="dot" w:pos="9354"/>
        </w:tabs>
      </w:pPr>
      <w:r>
        <w:fldChar w:fldCharType="begin"/>
      </w:r>
      <w:r>
        <w:instrText xml:space="preserve"> HYPERLINK \l _Toc2046749163 </w:instrText>
      </w:r>
      <w:r>
        <w:fldChar w:fldCharType="separate"/>
      </w:r>
      <w:r>
        <w:t>10.1.3响应时间</w:t>
      </w:r>
      <w:r>
        <w:tab/>
      </w:r>
      <w:r>
        <w:fldChar w:fldCharType="begin"/>
      </w:r>
      <w:r>
        <w:instrText xml:space="preserve"> PAGEREF _Toc2046749163 </w:instrText>
      </w:r>
      <w:r>
        <w:fldChar w:fldCharType="separate"/>
      </w:r>
      <w:r>
        <w:t>51</w:t>
      </w:r>
      <w:r>
        <w:fldChar w:fldCharType="end"/>
      </w:r>
      <w:r>
        <w:fldChar w:fldCharType="end"/>
      </w:r>
    </w:p>
    <w:p>
      <w:pPr>
        <w:pStyle w:val="22"/>
        <w:tabs>
          <w:tab w:val="right" w:leader="dot" w:pos="9354"/>
        </w:tabs>
      </w:pPr>
      <w:r>
        <w:fldChar w:fldCharType="begin"/>
      </w:r>
      <w:r>
        <w:instrText xml:space="preserve"> HYPERLINK \l _Toc1320124895 </w:instrText>
      </w:r>
      <w:r>
        <w:fldChar w:fldCharType="separate"/>
      </w:r>
      <w:r>
        <w:t>10.1.4数据更新策略</w:t>
      </w:r>
      <w:r>
        <w:tab/>
      </w:r>
      <w:r>
        <w:fldChar w:fldCharType="begin"/>
      </w:r>
      <w:r>
        <w:instrText xml:space="preserve"> PAGEREF _Toc1320124895 </w:instrText>
      </w:r>
      <w:r>
        <w:fldChar w:fldCharType="separate"/>
      </w:r>
      <w:r>
        <w:t>52</w:t>
      </w:r>
      <w:r>
        <w:fldChar w:fldCharType="end"/>
      </w:r>
      <w:r>
        <w:fldChar w:fldCharType="end"/>
      </w:r>
    </w:p>
    <w:p>
      <w:pPr>
        <w:pStyle w:val="30"/>
        <w:tabs>
          <w:tab w:val="right" w:leader="dot" w:pos="9354"/>
        </w:tabs>
      </w:pPr>
      <w:r>
        <w:fldChar w:fldCharType="begin"/>
      </w:r>
      <w:r>
        <w:instrText xml:space="preserve"> HYPERLINK \l _Toc1685553108 </w:instrText>
      </w:r>
      <w:r>
        <w:fldChar w:fldCharType="separate"/>
      </w:r>
      <w:r>
        <w:rPr>
          <w:rFonts w:hint="default"/>
        </w:rPr>
        <w:t>10.2安全性需求</w:t>
      </w:r>
      <w:r>
        <w:tab/>
      </w:r>
      <w:r>
        <w:fldChar w:fldCharType="begin"/>
      </w:r>
      <w:r>
        <w:instrText xml:space="preserve"> PAGEREF _Toc1685553108 </w:instrText>
      </w:r>
      <w:r>
        <w:fldChar w:fldCharType="separate"/>
      </w:r>
      <w:r>
        <w:t>52</w:t>
      </w:r>
      <w:r>
        <w:fldChar w:fldCharType="end"/>
      </w:r>
      <w:r>
        <w:fldChar w:fldCharType="end"/>
      </w:r>
    </w:p>
    <w:p>
      <w:pPr>
        <w:pStyle w:val="30"/>
        <w:tabs>
          <w:tab w:val="right" w:leader="dot" w:pos="9354"/>
        </w:tabs>
      </w:pPr>
      <w:r>
        <w:fldChar w:fldCharType="begin"/>
      </w:r>
      <w:r>
        <w:instrText xml:space="preserve"> HYPERLINK \l _Toc1634298579 </w:instrText>
      </w:r>
      <w:r>
        <w:fldChar w:fldCharType="separate"/>
      </w:r>
      <w:r>
        <w:rPr>
          <w:rFonts w:hint="default"/>
        </w:rPr>
        <w:t>10.3兼容性需求</w:t>
      </w:r>
      <w:r>
        <w:tab/>
      </w:r>
      <w:r>
        <w:fldChar w:fldCharType="begin"/>
      </w:r>
      <w:r>
        <w:instrText xml:space="preserve"> PAGEREF _Toc1634298579 </w:instrText>
      </w:r>
      <w:r>
        <w:fldChar w:fldCharType="separate"/>
      </w:r>
      <w:r>
        <w:t>52</w:t>
      </w:r>
      <w:r>
        <w:fldChar w:fldCharType="end"/>
      </w:r>
      <w:r>
        <w:fldChar w:fldCharType="end"/>
      </w:r>
    </w:p>
    <w:p>
      <w:pPr>
        <w:pStyle w:val="30"/>
        <w:tabs>
          <w:tab w:val="right" w:leader="dot" w:pos="9354"/>
        </w:tabs>
      </w:pPr>
      <w:r>
        <w:fldChar w:fldCharType="begin"/>
      </w:r>
      <w:r>
        <w:instrText xml:space="preserve"> HYPERLINK \l _Toc1340372123 </w:instrText>
      </w:r>
      <w:r>
        <w:fldChar w:fldCharType="separate"/>
      </w:r>
      <w:r>
        <w:rPr>
          <w:rFonts w:hint="default"/>
        </w:rPr>
        <w:t>10.4易用性需求</w:t>
      </w:r>
      <w:r>
        <w:tab/>
      </w:r>
      <w:r>
        <w:fldChar w:fldCharType="begin"/>
      </w:r>
      <w:r>
        <w:instrText xml:space="preserve"> PAGEREF _Toc1340372123 </w:instrText>
      </w:r>
      <w:r>
        <w:fldChar w:fldCharType="separate"/>
      </w:r>
      <w:r>
        <w:t>53</w:t>
      </w:r>
      <w:r>
        <w:fldChar w:fldCharType="end"/>
      </w:r>
      <w:r>
        <w:fldChar w:fldCharType="end"/>
      </w:r>
    </w:p>
    <w:p>
      <w:pPr>
        <w:pStyle w:val="30"/>
        <w:tabs>
          <w:tab w:val="right" w:leader="dot" w:pos="9354"/>
        </w:tabs>
      </w:pPr>
      <w:r>
        <w:fldChar w:fldCharType="begin"/>
      </w:r>
      <w:r>
        <w:instrText xml:space="preserve"> HYPERLINK \l _Toc530814231 </w:instrText>
      </w:r>
      <w:r>
        <w:fldChar w:fldCharType="separate"/>
      </w:r>
      <w:r>
        <w:rPr>
          <w:rFonts w:hint="default"/>
        </w:rPr>
        <w:t>10.5可靠性需求</w:t>
      </w:r>
      <w:r>
        <w:tab/>
      </w:r>
      <w:r>
        <w:fldChar w:fldCharType="begin"/>
      </w:r>
      <w:r>
        <w:instrText xml:space="preserve"> PAGEREF _Toc530814231 </w:instrText>
      </w:r>
      <w:r>
        <w:fldChar w:fldCharType="separate"/>
      </w:r>
      <w:r>
        <w:t>53</w:t>
      </w:r>
      <w:r>
        <w:fldChar w:fldCharType="end"/>
      </w:r>
      <w:r>
        <w:fldChar w:fldCharType="end"/>
      </w:r>
    </w:p>
    <w:p>
      <w:pPr>
        <w:pStyle w:val="30"/>
        <w:tabs>
          <w:tab w:val="right" w:leader="dot" w:pos="9354"/>
        </w:tabs>
      </w:pPr>
      <w:r>
        <w:fldChar w:fldCharType="begin"/>
      </w:r>
      <w:r>
        <w:instrText xml:space="preserve"> HYPERLINK \l _Toc747710779 </w:instrText>
      </w:r>
      <w:r>
        <w:fldChar w:fldCharType="separate"/>
      </w:r>
      <w:r>
        <w:rPr>
          <w:rFonts w:hint="default"/>
        </w:rPr>
        <w:t>10.6可维护性需求</w:t>
      </w:r>
      <w:r>
        <w:tab/>
      </w:r>
      <w:r>
        <w:fldChar w:fldCharType="begin"/>
      </w:r>
      <w:r>
        <w:instrText xml:space="preserve"> PAGEREF _Toc747710779 </w:instrText>
      </w:r>
      <w:r>
        <w:fldChar w:fldCharType="separate"/>
      </w:r>
      <w:r>
        <w:t>53</w:t>
      </w:r>
      <w:r>
        <w:fldChar w:fldCharType="end"/>
      </w:r>
      <w:r>
        <w:fldChar w:fldCharType="end"/>
      </w:r>
    </w:p>
    <w:p>
      <w:r>
        <w:fldChar w:fldCharType="end"/>
      </w:r>
    </w:p>
    <w:p>
      <w:pPr>
        <w:sectPr>
          <w:headerReference r:id="rId6" w:type="default"/>
          <w:footerReference r:id="rId7" w:type="default"/>
          <w:pgSz w:w="11906" w:h="16838"/>
          <w:pgMar w:top="1440" w:right="1134" w:bottom="1440" w:left="1418" w:header="851" w:footer="992" w:gutter="0"/>
          <w:pgNumType w:fmt="upperRoman" w:start="1"/>
          <w:cols w:space="425" w:num="1"/>
          <w:docGrid w:type="lines" w:linePitch="312" w:charSpace="0"/>
        </w:sectPr>
      </w:pPr>
      <w:r>
        <w:br w:type="page"/>
      </w:r>
    </w:p>
    <w:p>
      <w:pPr>
        <w:pStyle w:val="4"/>
        <w:numPr>
          <w:ilvl w:val="0"/>
          <w:numId w:val="5"/>
        </w:numPr>
      </w:pPr>
      <w:bookmarkStart w:id="0" w:name="_Toc701688077"/>
      <w:bookmarkStart w:id="1" w:name="_Toc856758926"/>
      <w:bookmarkStart w:id="2" w:name="_Toc520767625"/>
      <w:bookmarkStart w:id="3" w:name="_Toc512114215"/>
      <w:bookmarkStart w:id="4" w:name="_Toc478338595"/>
      <w:r>
        <w:t>引言</w:t>
      </w:r>
      <w:bookmarkEnd w:id="0"/>
      <w:bookmarkEnd w:id="1"/>
      <w:bookmarkEnd w:id="2"/>
      <w:bookmarkEnd w:id="3"/>
      <w:bookmarkEnd w:id="4"/>
    </w:p>
    <w:p>
      <w:pPr>
        <w:pStyle w:val="5"/>
        <w:numPr>
          <w:ilvl w:val="1"/>
          <w:numId w:val="5"/>
        </w:numPr>
      </w:pPr>
      <w:bookmarkStart w:id="5" w:name="_Toc2136637976"/>
      <w:bookmarkStart w:id="6" w:name="_Toc1545611850"/>
      <w:bookmarkStart w:id="7" w:name="_Toc1438804462"/>
      <w:bookmarkStart w:id="8" w:name="_Toc1405475444"/>
      <w:bookmarkStart w:id="9" w:name="_Toc30018983"/>
      <w:bookmarkStart w:id="10" w:name="_Toc669416147"/>
      <w:r>
        <w:t>产品背景</w:t>
      </w:r>
      <w:bookmarkEnd w:id="5"/>
      <w:bookmarkEnd w:id="6"/>
      <w:bookmarkEnd w:id="7"/>
      <w:bookmarkEnd w:id="8"/>
      <w:bookmarkEnd w:id="9"/>
      <w:bookmarkEnd w:id="10"/>
    </w:p>
    <w:p>
      <w:pPr>
        <w:keepNext w:val="0"/>
        <w:keepLines w:val="0"/>
        <w:widowControl/>
        <w:suppressLineNumbers w:val="0"/>
        <w:ind w:firstLine="480" w:firstLineChars="0"/>
        <w:jc w:val="left"/>
      </w:pPr>
      <w:r>
        <w:rPr>
          <w:rFonts w:hint="eastAsia"/>
          <w:lang w:val="zh-CN"/>
        </w:rPr>
        <w:t>在</w:t>
      </w:r>
      <w:r>
        <w:rPr>
          <w:lang w:val="zh-CN"/>
        </w:rPr>
        <w:t>AI</w:t>
      </w:r>
      <w:r>
        <w:rPr>
          <w:rFonts w:hint="eastAsia"/>
          <w:lang w:val="zh-CN"/>
        </w:rPr>
        <w:t>赋能、大数据迅猛发展的时代背景下，在各种新形势的变化中，公安智慧新警务强调“警种赋能，警务革新”。公安视频专网逐渐发展成为城市物联网的趋势，</w:t>
      </w:r>
      <w:r>
        <w:rPr>
          <w:rFonts w:hint="default"/>
        </w:rPr>
        <w:t>亟待</w:t>
      </w:r>
      <w:r>
        <w:rPr>
          <w:rFonts w:hint="eastAsia"/>
          <w:lang w:val="zh-CN"/>
        </w:rPr>
        <w:t>解决当前公安视频图像智能化建设应用存在的数据挖掘不深、业务逻辑不清</w:t>
      </w:r>
      <w:r>
        <w:rPr>
          <w:rFonts w:hint="default"/>
        </w:rPr>
        <w:t>等</w:t>
      </w:r>
      <w:r>
        <w:rPr>
          <w:rFonts w:hint="eastAsia"/>
          <w:lang w:val="zh-CN"/>
        </w:rPr>
        <w:t>问题</w:t>
      </w:r>
      <w:r>
        <w:rPr>
          <w:rFonts w:hint="default"/>
        </w:rPr>
        <w:t>。建立视频监控、人脸抓拍、车辆卡口、电子围栏、智能门禁等视频图像数据与公安业务数据的融合数据体系，</w:t>
      </w:r>
      <w:r>
        <w:rPr>
          <w:rFonts w:ascii="宋体" w:hAnsi="宋体" w:eastAsia="宋体" w:cs="宋体"/>
          <w:color w:val="000000"/>
          <w:kern w:val="0"/>
          <w:sz w:val="24"/>
          <w:szCs w:val="24"/>
          <w:lang w:val="en-US" w:eastAsia="zh-CN" w:bidi="ar"/>
        </w:rPr>
        <w:t>实现视频图像多要素解析比对</w:t>
      </w:r>
      <w:r>
        <w:rPr>
          <w:rFonts w:ascii="宋体" w:hAnsi="宋体" w:eastAsia="宋体" w:cs="宋体"/>
          <w:color w:val="000000"/>
          <w:kern w:val="0"/>
          <w:sz w:val="24"/>
          <w:szCs w:val="24"/>
          <w:lang w:eastAsia="zh-CN" w:bidi="ar"/>
        </w:rPr>
        <w:t>和</w:t>
      </w:r>
      <w:r>
        <w:rPr>
          <w:rFonts w:ascii="宋体" w:hAnsi="宋体" w:eastAsia="宋体" w:cs="宋体"/>
          <w:color w:val="000000"/>
          <w:kern w:val="0"/>
          <w:sz w:val="24"/>
          <w:szCs w:val="24"/>
          <w:lang w:val="en-US" w:eastAsia="zh-CN" w:bidi="ar"/>
        </w:rPr>
        <w:t>多维度关联分析</w:t>
      </w:r>
      <w:r>
        <w:rPr>
          <w:rFonts w:ascii="宋体" w:hAnsi="宋体" w:eastAsia="宋体" w:cs="宋体"/>
          <w:color w:val="000000"/>
          <w:kern w:val="0"/>
          <w:sz w:val="24"/>
          <w:szCs w:val="24"/>
          <w:lang w:eastAsia="zh-CN" w:bidi="ar"/>
        </w:rPr>
        <w:t>，</w:t>
      </w:r>
      <w:r>
        <w:rPr>
          <w:rFonts w:ascii="宋体" w:hAnsi="宋体" w:eastAsia="宋体" w:cs="宋体"/>
          <w:color w:val="000000"/>
          <w:kern w:val="0"/>
          <w:sz w:val="24"/>
          <w:szCs w:val="24"/>
          <w:lang w:val="en-US" w:eastAsia="zh-CN" w:bidi="ar"/>
        </w:rPr>
        <w:t>提升挖掘视频图像价值信息的能力，</w:t>
      </w:r>
      <w:r>
        <w:rPr>
          <w:rFonts w:ascii="宋体" w:hAnsi="宋体" w:eastAsia="宋体" w:cs="宋体"/>
          <w:color w:val="000000"/>
          <w:kern w:val="0"/>
          <w:sz w:val="24"/>
          <w:szCs w:val="24"/>
          <w:lang w:eastAsia="zh-CN" w:bidi="ar"/>
        </w:rPr>
        <w:t>赋能各警种应用和工作方式创新。</w:t>
      </w:r>
    </w:p>
    <w:p>
      <w:pPr>
        <w:pStyle w:val="5"/>
        <w:numPr>
          <w:ilvl w:val="1"/>
          <w:numId w:val="5"/>
        </w:numPr>
      </w:pPr>
      <w:bookmarkStart w:id="11" w:name="_Toc1136168838"/>
      <w:bookmarkStart w:id="12" w:name="_Toc210355996"/>
      <w:bookmarkStart w:id="13" w:name="_Toc252917498"/>
      <w:bookmarkStart w:id="14" w:name="_Toc1653153955"/>
      <w:bookmarkStart w:id="15" w:name="_Toc1320727614"/>
      <w:r>
        <w:t>产品目的</w:t>
      </w:r>
      <w:bookmarkEnd w:id="11"/>
      <w:bookmarkEnd w:id="12"/>
      <w:bookmarkEnd w:id="13"/>
      <w:bookmarkEnd w:id="14"/>
      <w:bookmarkEnd w:id="15"/>
    </w:p>
    <w:p>
      <w:pPr>
        <w:ind w:firstLine="480" w:firstLineChars="0"/>
        <w:rPr>
          <w:rFonts w:hint="eastAsia"/>
        </w:rPr>
      </w:pPr>
      <w:r>
        <w:rPr>
          <w:rFonts w:hint="eastAsia"/>
        </w:rPr>
        <w:t>融合视频录像、人脸抓拍、车辆卡口、门禁设备及电围设备</w:t>
      </w:r>
      <w:r>
        <w:rPr>
          <w:rFonts w:hint="default"/>
        </w:rPr>
        <w:t>等</w:t>
      </w:r>
      <w:r>
        <w:rPr>
          <w:rFonts w:hint="eastAsia"/>
        </w:rPr>
        <w:t>感知数据，横向打破烟囱式数据组织结构，串联多部门、多行业的多源异构数据</w:t>
      </w:r>
      <w:r>
        <w:rPr>
          <w:rFonts w:hint="default"/>
        </w:rPr>
        <w:t>，纵向</w:t>
      </w:r>
      <w:r>
        <w:rPr>
          <w:rFonts w:hint="eastAsia"/>
        </w:rPr>
        <w:t>基于</w:t>
      </w:r>
      <w:r>
        <w:rPr>
          <w:rFonts w:hint="default"/>
        </w:rPr>
        <w:t>感知数据的</w:t>
      </w:r>
      <w:r>
        <w:rPr>
          <w:rFonts w:hint="eastAsia"/>
        </w:rPr>
        <w:t>深度挖掘</w:t>
      </w:r>
      <w:r>
        <w:rPr>
          <w:rFonts w:hint="default"/>
        </w:rPr>
        <w:t>，</w:t>
      </w:r>
      <w:r>
        <w:rPr>
          <w:rFonts w:hint="eastAsia"/>
        </w:rPr>
        <w:t>通过自动分析、综合，实现</w:t>
      </w:r>
      <w:r>
        <w:rPr>
          <w:rFonts w:hint="default"/>
        </w:rPr>
        <w:t>“关键领域、关键要素、关键过程”的状态估计和身份刻画，进而实现关系挖掘和轨迹分析</w:t>
      </w:r>
      <w:r>
        <w:rPr>
          <w:rFonts w:hint="eastAsia"/>
        </w:rPr>
        <w:t>，</w:t>
      </w:r>
      <w:r>
        <w:rPr>
          <w:rFonts w:hint="default"/>
        </w:rPr>
        <w:t>最终为态势分析和风险评估等警务决策活动提供循证支持。</w:t>
      </w:r>
    </w:p>
    <w:p>
      <w:pPr>
        <w:ind w:firstLine="480" w:firstLineChars="0"/>
      </w:pPr>
    </w:p>
    <w:p>
      <w:pPr>
        <w:pStyle w:val="5"/>
        <w:numPr>
          <w:ilvl w:val="1"/>
          <w:numId w:val="5"/>
        </w:numPr>
      </w:pPr>
      <w:bookmarkStart w:id="16" w:name="_Toc30018985"/>
      <w:bookmarkStart w:id="17" w:name="_Toc914251473"/>
      <w:bookmarkStart w:id="18" w:name="_Toc165071142"/>
      <w:bookmarkStart w:id="19" w:name="_Toc415096799"/>
      <w:bookmarkStart w:id="20" w:name="_Toc695141810"/>
      <w:bookmarkStart w:id="21" w:name="_Toc1078033106"/>
      <w:r>
        <w:t>术语与名词</w:t>
      </w:r>
      <w:bookmarkEnd w:id="16"/>
      <w:r>
        <w:t>解释</w:t>
      </w:r>
      <w:bookmarkEnd w:id="17"/>
      <w:bookmarkEnd w:id="18"/>
      <w:bookmarkEnd w:id="19"/>
      <w:bookmarkEnd w:id="20"/>
      <w:bookmarkEnd w:id="21"/>
    </w:p>
    <w:tbl>
      <w:tblPr>
        <w:tblStyle w:val="37"/>
        <w:tblpPr w:leftFromText="180" w:rightFromText="180" w:vertAnchor="text" w:horzAnchor="margin" w:tblpY="102"/>
        <w:tblW w:w="8708" w:type="dxa"/>
        <w:tblInd w:w="0" w:type="dxa"/>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562"/>
        <w:gridCol w:w="1701"/>
        <w:gridCol w:w="6445"/>
      </w:tblGrid>
      <w:tr>
        <w:tblPrEx>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PrEx>
        <w:tc>
          <w:tcPr>
            <w:tcW w:w="562" w:type="dxa"/>
            <w:shd w:val="clear" w:color="auto" w:fill="C0C0C0"/>
            <w:vAlign w:val="center"/>
          </w:tcPr>
          <w:p>
            <w:pPr>
              <w:pStyle w:val="109"/>
              <w:rPr>
                <w:rFonts w:ascii="宋体" w:hAnsi="宋体"/>
                <w:sz w:val="24"/>
                <w:szCs w:val="24"/>
              </w:rPr>
            </w:pPr>
            <w:r>
              <w:rPr>
                <w:rFonts w:hint="eastAsia" w:ascii="宋体" w:hAnsi="宋体"/>
                <w:sz w:val="24"/>
                <w:szCs w:val="24"/>
              </w:rPr>
              <w:t>序号</w:t>
            </w:r>
          </w:p>
        </w:tc>
        <w:tc>
          <w:tcPr>
            <w:tcW w:w="1701" w:type="dxa"/>
            <w:shd w:val="clear" w:color="auto" w:fill="C0C0C0"/>
            <w:vAlign w:val="center"/>
          </w:tcPr>
          <w:p>
            <w:pPr>
              <w:pStyle w:val="109"/>
              <w:jc w:val="center"/>
              <w:rPr>
                <w:rFonts w:ascii="宋体" w:hAnsi="宋体"/>
                <w:sz w:val="24"/>
                <w:szCs w:val="24"/>
              </w:rPr>
            </w:pPr>
            <w:r>
              <w:rPr>
                <w:rFonts w:hint="eastAsia" w:ascii="宋体" w:hAnsi="宋体"/>
                <w:sz w:val="24"/>
                <w:szCs w:val="24"/>
              </w:rPr>
              <w:t>名称</w:t>
            </w:r>
          </w:p>
        </w:tc>
        <w:tc>
          <w:tcPr>
            <w:tcW w:w="6445" w:type="dxa"/>
            <w:shd w:val="clear" w:color="auto" w:fill="C0C0C0"/>
            <w:vAlign w:val="center"/>
          </w:tcPr>
          <w:p>
            <w:pPr>
              <w:pStyle w:val="109"/>
              <w:jc w:val="center"/>
              <w:rPr>
                <w:rFonts w:ascii="宋体" w:hAnsi="宋体"/>
                <w:sz w:val="24"/>
                <w:szCs w:val="24"/>
              </w:rPr>
            </w:pPr>
            <w:r>
              <w:rPr>
                <w:rFonts w:hint="eastAsia" w:ascii="宋体" w:hAnsi="宋体"/>
                <w:sz w:val="24"/>
                <w:szCs w:val="24"/>
              </w:rPr>
              <w:t>说明</w:t>
            </w:r>
            <w:r>
              <w:rPr>
                <w:rFonts w:ascii="宋体" w:hAnsi="宋体"/>
                <w:sz w:val="24"/>
                <w:szCs w:val="24"/>
              </w:rPr>
              <w:t>/</w:t>
            </w:r>
            <w:r>
              <w:rPr>
                <w:rFonts w:hint="eastAsia" w:ascii="宋体" w:hAnsi="宋体"/>
                <w:sz w:val="24"/>
                <w:szCs w:val="24"/>
              </w:rPr>
              <w:t>定义</w:t>
            </w:r>
          </w:p>
        </w:tc>
      </w:tr>
      <w:tr>
        <w:tblPrEx>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PrEx>
        <w:tc>
          <w:tcPr>
            <w:tcW w:w="562" w:type="dxa"/>
            <w:vAlign w:val="center"/>
          </w:tcPr>
          <w:p>
            <w:pPr>
              <w:pStyle w:val="109"/>
              <w:jc w:val="left"/>
              <w:rPr>
                <w:rFonts w:ascii="宋体" w:hAnsi="宋体"/>
                <w:sz w:val="24"/>
                <w:szCs w:val="24"/>
              </w:rPr>
            </w:pPr>
            <w:r>
              <w:rPr>
                <w:rFonts w:ascii="宋体" w:hAnsi="宋体"/>
                <w:sz w:val="24"/>
                <w:szCs w:val="24"/>
              </w:rPr>
              <w:t>1</w:t>
            </w:r>
          </w:p>
        </w:tc>
        <w:tc>
          <w:tcPr>
            <w:tcW w:w="1701" w:type="dxa"/>
            <w:vAlign w:val="center"/>
          </w:tcPr>
          <w:p>
            <w:pPr>
              <w:pStyle w:val="109"/>
              <w:jc w:val="left"/>
              <w:rPr>
                <w:rFonts w:ascii="宋体" w:hAnsi="宋体"/>
                <w:sz w:val="24"/>
                <w:szCs w:val="24"/>
              </w:rPr>
            </w:pPr>
            <w:r>
              <w:rPr>
                <w:rFonts w:hint="eastAsia" w:ascii="宋体" w:hAnsi="宋体"/>
                <w:sz w:val="24"/>
                <w:szCs w:val="24"/>
              </w:rPr>
              <w:t>实体</w:t>
            </w:r>
          </w:p>
        </w:tc>
        <w:tc>
          <w:tcPr>
            <w:tcW w:w="6445" w:type="dxa"/>
            <w:vAlign w:val="center"/>
          </w:tcPr>
          <w:p>
            <w:pPr>
              <w:pStyle w:val="109"/>
              <w:rPr>
                <w:rFonts w:ascii="宋体" w:hAnsi="宋体"/>
                <w:sz w:val="24"/>
                <w:szCs w:val="24"/>
              </w:rPr>
            </w:pPr>
            <w:r>
              <w:rPr>
                <w:rFonts w:hint="eastAsia" w:ascii="宋体" w:hAnsi="宋体"/>
                <w:sz w:val="24"/>
                <w:szCs w:val="24"/>
              </w:rPr>
              <w:t>客观世界存在的，对实践活动或认识活动的承担者，如人员、车辆、手机、SIM卡等。</w:t>
            </w:r>
          </w:p>
        </w:tc>
      </w:tr>
      <w:tr>
        <w:tblPrEx>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PrEx>
        <w:tc>
          <w:tcPr>
            <w:tcW w:w="562" w:type="dxa"/>
            <w:vAlign w:val="center"/>
          </w:tcPr>
          <w:p>
            <w:pPr>
              <w:pStyle w:val="109"/>
              <w:jc w:val="left"/>
              <w:rPr>
                <w:rFonts w:ascii="宋体" w:hAnsi="宋体"/>
                <w:sz w:val="24"/>
                <w:szCs w:val="24"/>
              </w:rPr>
            </w:pPr>
            <w:r>
              <w:rPr>
                <w:rFonts w:ascii="宋体" w:hAnsi="宋体"/>
                <w:sz w:val="24"/>
                <w:szCs w:val="24"/>
              </w:rPr>
              <w:t>2</w:t>
            </w:r>
          </w:p>
        </w:tc>
        <w:tc>
          <w:tcPr>
            <w:tcW w:w="1701" w:type="dxa"/>
            <w:vAlign w:val="center"/>
          </w:tcPr>
          <w:p>
            <w:pPr>
              <w:pStyle w:val="109"/>
              <w:jc w:val="left"/>
              <w:rPr>
                <w:rFonts w:ascii="宋体" w:hAnsi="宋体"/>
                <w:sz w:val="24"/>
                <w:szCs w:val="24"/>
              </w:rPr>
            </w:pPr>
            <w:r>
              <w:rPr>
                <w:rFonts w:hint="eastAsia" w:ascii="宋体" w:hAnsi="宋体"/>
                <w:sz w:val="24"/>
                <w:szCs w:val="24"/>
              </w:rPr>
              <w:t>要素</w:t>
            </w:r>
          </w:p>
        </w:tc>
        <w:tc>
          <w:tcPr>
            <w:tcW w:w="6445" w:type="dxa"/>
            <w:vAlign w:val="center"/>
          </w:tcPr>
          <w:p>
            <w:pPr>
              <w:pStyle w:val="109"/>
              <w:rPr>
                <w:rFonts w:ascii="宋体" w:hAnsi="宋体"/>
                <w:sz w:val="24"/>
                <w:szCs w:val="24"/>
              </w:rPr>
            </w:pPr>
            <w:r>
              <w:rPr>
                <w:rFonts w:hint="eastAsia" w:ascii="宋体" w:hAnsi="宋体"/>
                <w:sz w:val="24"/>
                <w:szCs w:val="24"/>
              </w:rPr>
              <w:t>能够唯一标识实体的最小单位，如人员的身份证件号码、人员的人像照片。</w:t>
            </w:r>
          </w:p>
        </w:tc>
      </w:tr>
      <w:tr>
        <w:tblPrEx>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PrEx>
        <w:tc>
          <w:tcPr>
            <w:tcW w:w="562" w:type="dxa"/>
            <w:vAlign w:val="center"/>
          </w:tcPr>
          <w:p>
            <w:pPr>
              <w:pStyle w:val="109"/>
              <w:jc w:val="left"/>
              <w:rPr>
                <w:rFonts w:ascii="宋体" w:hAnsi="宋体"/>
                <w:sz w:val="24"/>
                <w:szCs w:val="24"/>
              </w:rPr>
            </w:pPr>
            <w:r>
              <w:rPr>
                <w:rFonts w:ascii="宋体" w:hAnsi="宋体"/>
                <w:sz w:val="24"/>
                <w:szCs w:val="24"/>
              </w:rPr>
              <w:t>3</w:t>
            </w:r>
          </w:p>
        </w:tc>
        <w:tc>
          <w:tcPr>
            <w:tcW w:w="1701" w:type="dxa"/>
            <w:vAlign w:val="center"/>
          </w:tcPr>
          <w:p>
            <w:pPr>
              <w:pStyle w:val="109"/>
              <w:jc w:val="left"/>
              <w:rPr>
                <w:rFonts w:ascii="宋体" w:hAnsi="宋体"/>
                <w:sz w:val="24"/>
                <w:szCs w:val="24"/>
              </w:rPr>
            </w:pPr>
            <w:r>
              <w:rPr>
                <w:rFonts w:hint="eastAsia" w:ascii="宋体" w:hAnsi="宋体"/>
                <w:sz w:val="24"/>
                <w:szCs w:val="24"/>
              </w:rPr>
              <w:t>关联</w:t>
            </w:r>
          </w:p>
        </w:tc>
        <w:tc>
          <w:tcPr>
            <w:tcW w:w="6445" w:type="dxa"/>
            <w:vAlign w:val="center"/>
          </w:tcPr>
          <w:p>
            <w:pPr>
              <w:pStyle w:val="109"/>
              <w:rPr>
                <w:rFonts w:ascii="宋体" w:hAnsi="宋体"/>
                <w:sz w:val="24"/>
                <w:szCs w:val="24"/>
              </w:rPr>
            </w:pPr>
            <w:r>
              <w:rPr>
                <w:rFonts w:hint="eastAsia" w:ascii="宋体" w:hAnsi="宋体"/>
                <w:sz w:val="24"/>
                <w:szCs w:val="24"/>
              </w:rPr>
              <w:t>同一实体不同要素之间的连接，如人员的身份证件号码与人像照片。</w:t>
            </w:r>
          </w:p>
        </w:tc>
      </w:tr>
      <w:tr>
        <w:tblPrEx>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PrEx>
        <w:tc>
          <w:tcPr>
            <w:tcW w:w="562" w:type="dxa"/>
            <w:vAlign w:val="center"/>
          </w:tcPr>
          <w:p>
            <w:pPr>
              <w:pStyle w:val="109"/>
              <w:jc w:val="left"/>
              <w:rPr>
                <w:rFonts w:ascii="宋体" w:hAnsi="宋体"/>
                <w:sz w:val="24"/>
                <w:szCs w:val="24"/>
              </w:rPr>
            </w:pPr>
            <w:r>
              <w:rPr>
                <w:rFonts w:ascii="宋体" w:hAnsi="宋体"/>
                <w:sz w:val="24"/>
                <w:szCs w:val="24"/>
              </w:rPr>
              <w:t>4</w:t>
            </w:r>
          </w:p>
        </w:tc>
        <w:tc>
          <w:tcPr>
            <w:tcW w:w="1701" w:type="dxa"/>
            <w:vAlign w:val="center"/>
          </w:tcPr>
          <w:p>
            <w:pPr>
              <w:pStyle w:val="109"/>
              <w:jc w:val="left"/>
              <w:rPr>
                <w:rFonts w:ascii="宋体" w:hAnsi="宋体"/>
                <w:sz w:val="24"/>
                <w:szCs w:val="24"/>
              </w:rPr>
            </w:pPr>
            <w:r>
              <w:rPr>
                <w:rFonts w:hint="eastAsia" w:ascii="宋体" w:hAnsi="宋体"/>
                <w:sz w:val="24"/>
                <w:szCs w:val="24"/>
              </w:rPr>
              <w:t>关系</w:t>
            </w:r>
          </w:p>
        </w:tc>
        <w:tc>
          <w:tcPr>
            <w:tcW w:w="6445" w:type="dxa"/>
            <w:vAlign w:val="center"/>
          </w:tcPr>
          <w:p>
            <w:pPr>
              <w:pStyle w:val="109"/>
              <w:rPr>
                <w:rFonts w:hint="eastAsia" w:ascii="宋体" w:hAnsi="宋体"/>
                <w:sz w:val="24"/>
                <w:szCs w:val="24"/>
              </w:rPr>
            </w:pPr>
            <w:r>
              <w:rPr>
                <w:rFonts w:hint="eastAsia" w:ascii="宋体" w:hAnsi="宋体"/>
                <w:sz w:val="24"/>
                <w:szCs w:val="24"/>
              </w:rPr>
              <w:t>不同实体的相同或不同要素之间的连接，如人员的身份证件号码与车辆的车牌号，人员甲的身份证件号码与人员乙的身份证件号码。</w:t>
            </w:r>
          </w:p>
        </w:tc>
      </w:tr>
      <w:tr>
        <w:tblPrEx>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PrEx>
        <w:tc>
          <w:tcPr>
            <w:tcW w:w="562" w:type="dxa"/>
            <w:vAlign w:val="center"/>
          </w:tcPr>
          <w:p>
            <w:pPr>
              <w:pStyle w:val="109"/>
              <w:jc w:val="left"/>
              <w:rPr>
                <w:rFonts w:ascii="宋体" w:hAnsi="宋体"/>
                <w:sz w:val="24"/>
                <w:szCs w:val="24"/>
              </w:rPr>
            </w:pPr>
            <w:r>
              <w:rPr>
                <w:rFonts w:ascii="宋体" w:hAnsi="宋体"/>
                <w:sz w:val="24"/>
                <w:szCs w:val="24"/>
              </w:rPr>
              <w:t>5</w:t>
            </w:r>
          </w:p>
        </w:tc>
        <w:tc>
          <w:tcPr>
            <w:tcW w:w="1701" w:type="dxa"/>
            <w:vAlign w:val="center"/>
          </w:tcPr>
          <w:p>
            <w:pPr>
              <w:pStyle w:val="109"/>
              <w:jc w:val="left"/>
              <w:rPr>
                <w:rFonts w:hint="eastAsia" w:ascii="宋体" w:hAnsi="宋体"/>
                <w:sz w:val="24"/>
                <w:szCs w:val="24"/>
              </w:rPr>
            </w:pPr>
            <w:r>
              <w:rPr>
                <w:rFonts w:hint="default" w:ascii="宋体" w:hAnsi="宋体"/>
                <w:sz w:val="24"/>
                <w:szCs w:val="24"/>
              </w:rPr>
              <w:t>关联</w:t>
            </w:r>
            <w:r>
              <w:rPr>
                <w:rFonts w:hint="eastAsia" w:ascii="宋体" w:hAnsi="宋体"/>
                <w:sz w:val="24"/>
                <w:szCs w:val="24"/>
                <w:lang w:val="en-US" w:eastAsia="zh-Hans"/>
              </w:rPr>
              <w:t>分析</w:t>
            </w:r>
          </w:p>
        </w:tc>
        <w:tc>
          <w:tcPr>
            <w:tcW w:w="6445" w:type="dxa"/>
            <w:vAlign w:val="center"/>
          </w:tcPr>
          <w:p>
            <w:pPr>
              <w:pStyle w:val="109"/>
              <w:rPr>
                <w:rFonts w:hint="eastAsia" w:ascii="宋体" w:hAnsi="宋体"/>
                <w:sz w:val="24"/>
                <w:szCs w:val="24"/>
              </w:rPr>
            </w:pPr>
            <w:r>
              <w:rPr>
                <w:rFonts w:hint="eastAsia" w:ascii="宋体" w:hAnsi="宋体"/>
                <w:sz w:val="24"/>
                <w:szCs w:val="24"/>
              </w:rPr>
              <w:t>针对</w:t>
            </w:r>
            <w:r>
              <w:rPr>
                <w:rFonts w:hint="default" w:ascii="宋体" w:hAnsi="宋体"/>
                <w:sz w:val="24"/>
                <w:szCs w:val="24"/>
              </w:rPr>
              <w:t>不同</w:t>
            </w:r>
            <w:r>
              <w:rPr>
                <w:rFonts w:hint="eastAsia" w:ascii="宋体" w:hAnsi="宋体"/>
                <w:sz w:val="24"/>
                <w:szCs w:val="24"/>
              </w:rPr>
              <w:t>实体、不同要素之间</w:t>
            </w:r>
            <w:r>
              <w:rPr>
                <w:rFonts w:hint="default" w:ascii="宋体" w:hAnsi="宋体"/>
                <w:sz w:val="24"/>
                <w:szCs w:val="24"/>
              </w:rPr>
              <w:t>（但可能为同一归属人或使用人）</w:t>
            </w:r>
            <w:r>
              <w:rPr>
                <w:rFonts w:hint="eastAsia" w:ascii="宋体" w:hAnsi="宋体"/>
                <w:sz w:val="24"/>
                <w:szCs w:val="24"/>
              </w:rPr>
              <w:t>的</w:t>
            </w:r>
            <w:r>
              <w:rPr>
                <w:rFonts w:hint="eastAsia" w:ascii="宋体" w:hAnsi="宋体"/>
                <w:sz w:val="24"/>
                <w:szCs w:val="24"/>
                <w:lang w:val="en-US" w:eastAsia="zh-Hans"/>
              </w:rPr>
              <w:t>关联</w:t>
            </w:r>
            <w:r>
              <w:rPr>
                <w:rFonts w:hint="eastAsia" w:ascii="宋体" w:hAnsi="宋体"/>
                <w:sz w:val="24"/>
                <w:szCs w:val="24"/>
              </w:rPr>
              <w:t>分析，如甲的身份证件号码与甲登记或驾驶车辆的关系</w:t>
            </w:r>
            <w:r>
              <w:rPr>
                <w:rFonts w:hint="eastAsia" w:ascii="宋体" w:hAnsi="宋体"/>
                <w:sz w:val="24"/>
                <w:szCs w:val="24"/>
                <w:lang w:eastAsia="zh-Hans"/>
              </w:rPr>
              <w:t>，</w:t>
            </w:r>
            <w:r>
              <w:rPr>
                <w:rFonts w:hint="eastAsia" w:ascii="宋体" w:hAnsi="宋体"/>
                <w:sz w:val="24"/>
                <w:szCs w:val="24"/>
                <w:lang w:val="en-US" w:eastAsia="zh-Hans"/>
              </w:rPr>
              <w:t>甲的人脸照片与人体照片等</w:t>
            </w:r>
            <w:r>
              <w:rPr>
                <w:rFonts w:hint="eastAsia" w:ascii="宋体" w:hAnsi="宋体"/>
                <w:sz w:val="24"/>
                <w:szCs w:val="24"/>
              </w:rPr>
              <w:t>。</w:t>
            </w:r>
            <w:r>
              <w:rPr>
                <w:rFonts w:hint="default" w:ascii="宋体" w:hAnsi="宋体"/>
                <w:sz w:val="24"/>
                <w:szCs w:val="24"/>
              </w:rPr>
              <w:t>根据已知要素，挖掘可能与其相关的其他要素，用于全面刻画与已知要素相关的线索。</w:t>
            </w:r>
          </w:p>
        </w:tc>
      </w:tr>
      <w:tr>
        <w:tblPrEx>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PrEx>
        <w:tc>
          <w:tcPr>
            <w:tcW w:w="562" w:type="dxa"/>
            <w:vAlign w:val="center"/>
          </w:tcPr>
          <w:p>
            <w:pPr>
              <w:pStyle w:val="109"/>
              <w:jc w:val="left"/>
              <w:rPr>
                <w:rFonts w:ascii="宋体" w:hAnsi="宋体"/>
                <w:sz w:val="24"/>
                <w:szCs w:val="24"/>
              </w:rPr>
            </w:pPr>
            <w:r>
              <w:rPr>
                <w:rFonts w:ascii="宋体" w:hAnsi="宋体"/>
                <w:sz w:val="24"/>
                <w:szCs w:val="24"/>
              </w:rPr>
              <w:t>6</w:t>
            </w:r>
          </w:p>
        </w:tc>
        <w:tc>
          <w:tcPr>
            <w:tcW w:w="1701" w:type="dxa"/>
            <w:vAlign w:val="center"/>
          </w:tcPr>
          <w:p>
            <w:pPr>
              <w:pStyle w:val="109"/>
              <w:jc w:val="left"/>
              <w:rPr>
                <w:rFonts w:hint="eastAsia" w:ascii="宋体" w:hAnsi="宋体"/>
                <w:sz w:val="24"/>
                <w:szCs w:val="24"/>
              </w:rPr>
            </w:pPr>
            <w:r>
              <w:rPr>
                <w:rFonts w:hint="eastAsia" w:ascii="宋体" w:hAnsi="宋体"/>
                <w:sz w:val="24"/>
                <w:szCs w:val="24"/>
              </w:rPr>
              <w:t>关系</w:t>
            </w:r>
            <w:r>
              <w:rPr>
                <w:rFonts w:hint="eastAsia" w:ascii="宋体" w:hAnsi="宋体"/>
                <w:sz w:val="24"/>
                <w:szCs w:val="24"/>
                <w:lang w:val="en-US" w:eastAsia="zh-Hans"/>
              </w:rPr>
              <w:t>分析</w:t>
            </w:r>
          </w:p>
        </w:tc>
        <w:tc>
          <w:tcPr>
            <w:tcW w:w="6445" w:type="dxa"/>
            <w:vAlign w:val="center"/>
          </w:tcPr>
          <w:p>
            <w:pPr>
              <w:pStyle w:val="109"/>
              <w:rPr>
                <w:rFonts w:hint="eastAsia" w:ascii="宋体" w:hAnsi="宋体"/>
                <w:sz w:val="24"/>
                <w:szCs w:val="24"/>
              </w:rPr>
            </w:pPr>
            <w:r>
              <w:rPr>
                <w:rFonts w:hint="eastAsia" w:ascii="宋体" w:hAnsi="宋体"/>
                <w:sz w:val="24"/>
                <w:szCs w:val="24"/>
              </w:rPr>
              <w:t>针对不同实体、相同要素之间的关系分析，如甲的身份证件号码与乙的身份证件号码的关系</w:t>
            </w:r>
            <w:r>
              <w:rPr>
                <w:rFonts w:hint="default" w:ascii="宋体" w:hAnsi="宋体"/>
                <w:sz w:val="24"/>
                <w:szCs w:val="24"/>
              </w:rPr>
              <w:t>、甲的车辆与乙的车辆的关系</w:t>
            </w:r>
            <w:r>
              <w:rPr>
                <w:rFonts w:hint="eastAsia" w:ascii="宋体" w:hAnsi="宋体"/>
                <w:sz w:val="24"/>
                <w:szCs w:val="24"/>
              </w:rPr>
              <w:t>。</w:t>
            </w:r>
            <w:r>
              <w:rPr>
                <w:rFonts w:hint="default" w:ascii="宋体" w:hAnsi="宋体"/>
                <w:sz w:val="24"/>
                <w:szCs w:val="24"/>
              </w:rPr>
              <w:t>根据已知要素，拓展与之有关系的相同要素，用于扩展与已知要素相关的其他线索。</w:t>
            </w:r>
          </w:p>
        </w:tc>
      </w:tr>
      <w:tr>
        <w:tblPrEx>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PrEx>
        <w:tc>
          <w:tcPr>
            <w:tcW w:w="562" w:type="dxa"/>
            <w:vAlign w:val="center"/>
          </w:tcPr>
          <w:p>
            <w:pPr>
              <w:pStyle w:val="109"/>
              <w:jc w:val="left"/>
              <w:rPr>
                <w:rFonts w:ascii="宋体" w:hAnsi="宋体"/>
                <w:sz w:val="24"/>
                <w:szCs w:val="24"/>
              </w:rPr>
            </w:pPr>
            <w:r>
              <w:rPr>
                <w:rFonts w:ascii="宋体" w:hAnsi="宋体"/>
                <w:sz w:val="24"/>
                <w:szCs w:val="24"/>
              </w:rPr>
              <w:t>7</w:t>
            </w:r>
          </w:p>
        </w:tc>
        <w:tc>
          <w:tcPr>
            <w:tcW w:w="1701" w:type="dxa"/>
            <w:vAlign w:val="center"/>
          </w:tcPr>
          <w:p>
            <w:pPr>
              <w:pStyle w:val="109"/>
              <w:jc w:val="left"/>
              <w:rPr>
                <w:rFonts w:hint="eastAsia" w:ascii="宋体" w:hAnsi="宋体" w:eastAsia="宋体"/>
                <w:sz w:val="24"/>
                <w:szCs w:val="24"/>
                <w:lang w:val="en-US" w:eastAsia="zh-Hans"/>
              </w:rPr>
            </w:pPr>
            <w:r>
              <w:rPr>
                <w:rFonts w:hint="eastAsia" w:ascii="宋体" w:hAnsi="宋体"/>
                <w:sz w:val="24"/>
                <w:szCs w:val="24"/>
                <w:lang w:val="en-US" w:eastAsia="zh-Hans"/>
              </w:rPr>
              <w:t>人员建档流程</w:t>
            </w:r>
          </w:p>
        </w:tc>
        <w:tc>
          <w:tcPr>
            <w:tcW w:w="6445" w:type="dxa"/>
            <w:vAlign w:val="center"/>
          </w:tcPr>
          <w:p>
            <w:pPr>
              <w:pStyle w:val="109"/>
              <w:rPr>
                <w:rFonts w:hint="eastAsia" w:ascii="宋体" w:hAnsi="宋体" w:eastAsia="宋体"/>
                <w:sz w:val="24"/>
                <w:szCs w:val="24"/>
                <w:lang w:val="en-US" w:eastAsia="zh-Hans"/>
              </w:rPr>
            </w:pPr>
            <w:r>
              <w:rPr>
                <w:rFonts w:hint="eastAsia" w:ascii="宋体" w:hAnsi="宋体"/>
                <w:sz w:val="24"/>
                <w:szCs w:val="24"/>
                <w:lang w:val="en-US" w:eastAsia="zh-Hans"/>
              </w:rPr>
              <w:t>基于三方业务系统对接及应用自建、导入人员数据，经聚类算法注册人员，并结合</w:t>
            </w:r>
            <w:r>
              <w:rPr>
                <w:rFonts w:hint="default" w:ascii="宋体" w:hAnsi="宋体"/>
                <w:sz w:val="24"/>
                <w:szCs w:val="24"/>
                <w:lang w:eastAsia="zh-Hans"/>
              </w:rPr>
              <w:t>GA/T1400</w:t>
            </w:r>
            <w:r>
              <w:rPr>
                <w:rFonts w:hint="eastAsia" w:ascii="宋体" w:hAnsi="宋体"/>
                <w:sz w:val="24"/>
                <w:szCs w:val="24"/>
                <w:lang w:val="en-US" w:eastAsia="zh-Hans"/>
              </w:rPr>
              <w:t>规范的视频图像对象</w:t>
            </w:r>
            <w:r>
              <w:rPr>
                <w:rFonts w:hint="default" w:ascii="宋体" w:hAnsi="宋体"/>
                <w:sz w:val="24"/>
                <w:szCs w:val="24"/>
                <w:lang w:eastAsia="zh-Hans"/>
              </w:rPr>
              <w:t>(</w:t>
            </w:r>
            <w:r>
              <w:rPr>
                <w:rFonts w:hint="eastAsia" w:ascii="宋体" w:hAnsi="宋体"/>
                <w:sz w:val="24"/>
                <w:szCs w:val="24"/>
                <w:lang w:val="en-US" w:eastAsia="zh-Hans"/>
              </w:rPr>
              <w:t>人脸抓拍、视频结构化、车辆主副驾驶人脸、门禁人脸</w:t>
            </w:r>
            <w:r>
              <w:rPr>
                <w:rFonts w:hint="default" w:ascii="宋体" w:hAnsi="宋体"/>
                <w:sz w:val="24"/>
                <w:szCs w:val="24"/>
                <w:lang w:eastAsia="zh-Hans"/>
              </w:rPr>
              <w:t>)</w:t>
            </w:r>
            <w:r>
              <w:rPr>
                <w:rFonts w:hint="eastAsia" w:ascii="宋体" w:hAnsi="宋体"/>
                <w:sz w:val="24"/>
                <w:szCs w:val="24"/>
                <w:lang w:val="en-US" w:eastAsia="zh-Hans"/>
              </w:rPr>
              <w:t>等，由聚类算法推送本系统建立人员聚类档案的过程。</w:t>
            </w:r>
          </w:p>
        </w:tc>
      </w:tr>
      <w:tr>
        <w:tblPrEx>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PrEx>
        <w:tc>
          <w:tcPr>
            <w:tcW w:w="562" w:type="dxa"/>
            <w:vAlign w:val="center"/>
          </w:tcPr>
          <w:p>
            <w:pPr>
              <w:pStyle w:val="109"/>
              <w:jc w:val="left"/>
              <w:rPr>
                <w:rFonts w:ascii="宋体" w:hAnsi="宋体"/>
                <w:sz w:val="24"/>
                <w:szCs w:val="24"/>
              </w:rPr>
            </w:pPr>
            <w:r>
              <w:rPr>
                <w:rFonts w:ascii="宋体" w:hAnsi="宋体"/>
                <w:sz w:val="24"/>
                <w:szCs w:val="24"/>
              </w:rPr>
              <w:t>8</w:t>
            </w:r>
          </w:p>
        </w:tc>
        <w:tc>
          <w:tcPr>
            <w:tcW w:w="1701" w:type="dxa"/>
            <w:vAlign w:val="center"/>
          </w:tcPr>
          <w:p>
            <w:pPr>
              <w:pStyle w:val="109"/>
              <w:jc w:val="left"/>
              <w:rPr>
                <w:rFonts w:hint="eastAsia" w:ascii="宋体" w:hAnsi="宋体" w:eastAsia="宋体"/>
                <w:sz w:val="24"/>
                <w:szCs w:val="24"/>
                <w:lang w:val="en-US" w:eastAsia="zh-Hans"/>
              </w:rPr>
            </w:pPr>
            <w:r>
              <w:rPr>
                <w:rFonts w:hint="eastAsia" w:ascii="宋体" w:hAnsi="宋体"/>
                <w:sz w:val="24"/>
                <w:szCs w:val="24"/>
                <w:lang w:val="en-US" w:eastAsia="zh-Hans"/>
              </w:rPr>
              <w:t>人员底库</w:t>
            </w:r>
          </w:p>
        </w:tc>
        <w:tc>
          <w:tcPr>
            <w:tcW w:w="6445" w:type="dxa"/>
            <w:vAlign w:val="center"/>
          </w:tcPr>
          <w:p>
            <w:pPr>
              <w:pStyle w:val="109"/>
              <w:rPr>
                <w:rFonts w:hint="eastAsia" w:ascii="宋体" w:hAnsi="宋体"/>
                <w:sz w:val="24"/>
                <w:szCs w:val="24"/>
              </w:rPr>
            </w:pPr>
            <w:r>
              <w:rPr>
                <w:rFonts w:hint="eastAsia" w:ascii="宋体" w:hAnsi="宋体"/>
                <w:sz w:val="24"/>
                <w:szCs w:val="24"/>
                <w:lang w:val="en-US" w:eastAsia="zh-Hans"/>
              </w:rPr>
              <w:t>又称人员业务信息库、人员静态库，是基于三方业务系统对接及应用自建、导入人员数据，供算法聚类需注册人像人员。</w:t>
            </w:r>
          </w:p>
        </w:tc>
      </w:tr>
      <w:tr>
        <w:tblPrEx>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PrEx>
        <w:tc>
          <w:tcPr>
            <w:tcW w:w="562" w:type="dxa"/>
            <w:vAlign w:val="center"/>
          </w:tcPr>
          <w:p>
            <w:pPr>
              <w:pStyle w:val="109"/>
              <w:jc w:val="left"/>
              <w:rPr>
                <w:rFonts w:ascii="宋体" w:hAnsi="宋体"/>
                <w:sz w:val="24"/>
                <w:szCs w:val="24"/>
              </w:rPr>
            </w:pPr>
            <w:r>
              <w:rPr>
                <w:rFonts w:ascii="宋体" w:hAnsi="宋体"/>
                <w:sz w:val="24"/>
                <w:szCs w:val="24"/>
              </w:rPr>
              <w:t>9</w:t>
            </w:r>
          </w:p>
        </w:tc>
        <w:tc>
          <w:tcPr>
            <w:tcW w:w="1701" w:type="dxa"/>
            <w:vAlign w:val="center"/>
          </w:tcPr>
          <w:p>
            <w:pPr>
              <w:pStyle w:val="109"/>
              <w:jc w:val="left"/>
              <w:rPr>
                <w:rFonts w:hint="eastAsia" w:ascii="宋体" w:hAnsi="宋体" w:eastAsia="宋体"/>
                <w:sz w:val="24"/>
                <w:szCs w:val="24"/>
                <w:lang w:val="en-US" w:eastAsia="zh-Hans"/>
              </w:rPr>
            </w:pPr>
            <w:r>
              <w:rPr>
                <w:rFonts w:hint="eastAsia" w:ascii="宋体" w:hAnsi="宋体"/>
                <w:sz w:val="24"/>
                <w:szCs w:val="24"/>
                <w:lang w:val="en-US" w:eastAsia="zh-Hans"/>
              </w:rPr>
              <w:t>聚类档案</w:t>
            </w:r>
          </w:p>
        </w:tc>
        <w:tc>
          <w:tcPr>
            <w:tcW w:w="6445" w:type="dxa"/>
            <w:vAlign w:val="center"/>
          </w:tcPr>
          <w:p>
            <w:pPr>
              <w:pStyle w:val="109"/>
              <w:rPr>
                <w:rFonts w:hint="eastAsia" w:ascii="宋体" w:hAnsi="宋体" w:eastAsia="宋体"/>
                <w:sz w:val="24"/>
                <w:szCs w:val="24"/>
                <w:lang w:val="en-US" w:eastAsia="zh-Hans"/>
              </w:rPr>
            </w:pPr>
            <w:r>
              <w:rPr>
                <w:rFonts w:hint="eastAsia" w:ascii="宋体" w:hAnsi="宋体"/>
                <w:sz w:val="24"/>
                <w:szCs w:val="24"/>
                <w:lang w:val="en-US" w:eastAsia="zh-Hans"/>
              </w:rPr>
              <w:t>经算法聚类推送至本系统的人员档案（聚类后档案），聚类档案一人像（封面人像）对应一聚类档案</w:t>
            </w:r>
          </w:p>
        </w:tc>
      </w:tr>
      <w:tr>
        <w:tblPrEx>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PrEx>
        <w:tc>
          <w:tcPr>
            <w:tcW w:w="562" w:type="dxa"/>
            <w:vAlign w:val="center"/>
          </w:tcPr>
          <w:p>
            <w:pPr>
              <w:pStyle w:val="109"/>
              <w:jc w:val="left"/>
              <w:rPr>
                <w:rFonts w:hint="eastAsia" w:ascii="宋体" w:hAnsi="宋体" w:eastAsia="宋体"/>
                <w:sz w:val="24"/>
                <w:szCs w:val="24"/>
                <w:lang w:eastAsia="zh-Hans"/>
              </w:rPr>
            </w:pPr>
            <w:r>
              <w:rPr>
                <w:rFonts w:hint="default" w:ascii="宋体" w:hAnsi="宋体"/>
                <w:sz w:val="24"/>
                <w:szCs w:val="24"/>
                <w:lang w:eastAsia="zh-Hans"/>
              </w:rPr>
              <w:t>10</w:t>
            </w:r>
          </w:p>
        </w:tc>
        <w:tc>
          <w:tcPr>
            <w:tcW w:w="1701" w:type="dxa"/>
            <w:vAlign w:val="center"/>
          </w:tcPr>
          <w:p>
            <w:pPr>
              <w:pStyle w:val="109"/>
              <w:jc w:val="left"/>
              <w:rPr>
                <w:rFonts w:hint="eastAsia" w:ascii="宋体" w:hAnsi="宋体" w:eastAsia="宋体"/>
                <w:sz w:val="24"/>
                <w:szCs w:val="24"/>
                <w:lang w:val="en-US" w:eastAsia="zh-Hans"/>
              </w:rPr>
            </w:pPr>
            <w:r>
              <w:rPr>
                <w:rFonts w:hint="eastAsia" w:ascii="宋体" w:hAnsi="宋体"/>
                <w:sz w:val="24"/>
                <w:szCs w:val="24"/>
                <w:lang w:val="en-US" w:eastAsia="zh-Hans"/>
              </w:rPr>
              <w:t>档案轨迹</w:t>
            </w:r>
          </w:p>
        </w:tc>
        <w:tc>
          <w:tcPr>
            <w:tcW w:w="6445" w:type="dxa"/>
            <w:vAlign w:val="center"/>
          </w:tcPr>
          <w:p>
            <w:pPr>
              <w:pStyle w:val="109"/>
              <w:rPr>
                <w:rFonts w:hint="eastAsia" w:ascii="宋体" w:hAnsi="宋体" w:eastAsia="宋体"/>
                <w:sz w:val="24"/>
                <w:szCs w:val="24"/>
                <w:lang w:val="en-US" w:eastAsia="zh-Hans"/>
              </w:rPr>
            </w:pPr>
            <w:r>
              <w:rPr>
                <w:rFonts w:hint="eastAsia" w:ascii="宋体" w:hAnsi="宋体"/>
                <w:sz w:val="24"/>
                <w:szCs w:val="24"/>
                <w:lang w:val="en-US" w:eastAsia="zh-Hans"/>
              </w:rPr>
              <w:t>经算法聚类推送至本系统的聚类档案内的抓拍轨迹数据，一聚类档案对应多档案轨迹。</w:t>
            </w:r>
          </w:p>
        </w:tc>
      </w:tr>
      <w:tr>
        <w:tblPrEx>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PrEx>
        <w:tc>
          <w:tcPr>
            <w:tcW w:w="562" w:type="dxa"/>
            <w:vAlign w:val="center"/>
          </w:tcPr>
          <w:p>
            <w:pPr>
              <w:pStyle w:val="109"/>
              <w:jc w:val="left"/>
              <w:rPr>
                <w:rFonts w:ascii="宋体" w:hAnsi="宋体"/>
                <w:sz w:val="24"/>
                <w:szCs w:val="24"/>
              </w:rPr>
            </w:pPr>
            <w:r>
              <w:rPr>
                <w:rFonts w:ascii="宋体" w:hAnsi="宋体"/>
                <w:sz w:val="24"/>
                <w:szCs w:val="24"/>
              </w:rPr>
              <w:t>11</w:t>
            </w:r>
          </w:p>
        </w:tc>
        <w:tc>
          <w:tcPr>
            <w:tcW w:w="1701" w:type="dxa"/>
            <w:vAlign w:val="center"/>
          </w:tcPr>
          <w:p>
            <w:pPr>
              <w:pStyle w:val="109"/>
              <w:jc w:val="left"/>
              <w:rPr>
                <w:rFonts w:hint="eastAsia" w:ascii="宋体" w:hAnsi="宋体" w:eastAsia="宋体"/>
                <w:sz w:val="24"/>
                <w:szCs w:val="24"/>
                <w:lang w:val="en-US" w:eastAsia="zh-Hans"/>
              </w:rPr>
            </w:pPr>
            <w:r>
              <w:rPr>
                <w:rFonts w:hint="eastAsia" w:ascii="宋体" w:hAnsi="宋体"/>
                <w:sz w:val="24"/>
                <w:szCs w:val="24"/>
                <w:lang w:val="en-US" w:eastAsia="zh-Hans"/>
              </w:rPr>
              <w:t>视频身份</w:t>
            </w:r>
          </w:p>
        </w:tc>
        <w:tc>
          <w:tcPr>
            <w:tcW w:w="6445" w:type="dxa"/>
            <w:vAlign w:val="center"/>
          </w:tcPr>
          <w:p>
            <w:pPr>
              <w:pStyle w:val="109"/>
              <w:rPr>
                <w:rFonts w:hint="eastAsia" w:ascii="宋体" w:hAnsi="宋体" w:eastAsia="宋体"/>
                <w:sz w:val="24"/>
                <w:szCs w:val="24"/>
                <w:lang w:val="en-US" w:eastAsia="zh-Hans"/>
              </w:rPr>
            </w:pPr>
            <w:r>
              <w:rPr>
                <w:rFonts w:hint="eastAsia" w:ascii="宋体" w:hAnsi="宋体"/>
                <w:sz w:val="24"/>
                <w:szCs w:val="24"/>
                <w:lang w:val="en-US" w:eastAsia="zh-Hans"/>
              </w:rPr>
              <w:t>本系统针对聚类档案，通过业务规则及算法规则，进行数据治理后，形成以实体为单位的唯一档案。</w:t>
            </w:r>
          </w:p>
        </w:tc>
      </w:tr>
      <w:tr>
        <w:tblPrEx>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PrEx>
        <w:tc>
          <w:tcPr>
            <w:tcW w:w="562" w:type="dxa"/>
            <w:vAlign w:val="center"/>
          </w:tcPr>
          <w:p>
            <w:pPr>
              <w:pStyle w:val="109"/>
              <w:jc w:val="left"/>
              <w:rPr>
                <w:rFonts w:ascii="宋体" w:hAnsi="宋体"/>
                <w:sz w:val="24"/>
                <w:szCs w:val="24"/>
              </w:rPr>
            </w:pPr>
            <w:r>
              <w:rPr>
                <w:rFonts w:ascii="宋体" w:hAnsi="宋体"/>
                <w:sz w:val="24"/>
                <w:szCs w:val="24"/>
              </w:rPr>
              <w:t>12</w:t>
            </w:r>
          </w:p>
        </w:tc>
        <w:tc>
          <w:tcPr>
            <w:tcW w:w="1701" w:type="dxa"/>
            <w:vAlign w:val="center"/>
          </w:tcPr>
          <w:p>
            <w:pPr>
              <w:pStyle w:val="109"/>
              <w:jc w:val="left"/>
              <w:rPr>
                <w:rFonts w:hint="eastAsia" w:ascii="宋体" w:hAnsi="宋体"/>
                <w:sz w:val="24"/>
                <w:szCs w:val="24"/>
                <w:lang w:val="en-US" w:eastAsia="zh-Hans"/>
              </w:rPr>
            </w:pPr>
            <w:r>
              <w:rPr>
                <w:rFonts w:hint="eastAsia" w:ascii="宋体" w:hAnsi="宋体"/>
                <w:sz w:val="24"/>
                <w:szCs w:val="24"/>
                <w:lang w:val="en-US" w:eastAsia="zh-Hans"/>
              </w:rPr>
              <w:t>动态档案</w:t>
            </w:r>
          </w:p>
        </w:tc>
        <w:tc>
          <w:tcPr>
            <w:tcW w:w="6445" w:type="dxa"/>
            <w:vAlign w:val="center"/>
          </w:tcPr>
          <w:p>
            <w:pPr>
              <w:pStyle w:val="109"/>
              <w:rPr>
                <w:rFonts w:hint="eastAsia" w:ascii="宋体" w:hAnsi="宋体"/>
                <w:sz w:val="24"/>
                <w:szCs w:val="24"/>
                <w:lang w:val="en-US" w:eastAsia="zh-Hans"/>
              </w:rPr>
            </w:pPr>
            <w:r>
              <w:rPr>
                <w:rFonts w:hint="eastAsia" w:ascii="宋体" w:hAnsi="宋体"/>
                <w:sz w:val="24"/>
                <w:szCs w:val="24"/>
                <w:lang w:val="en-US" w:eastAsia="zh-Hans"/>
              </w:rPr>
              <w:t>建立在以“人</w:t>
            </w:r>
            <w:r>
              <w:rPr>
                <w:rFonts w:hint="default" w:ascii="宋体" w:hAnsi="宋体"/>
                <w:sz w:val="24"/>
                <w:szCs w:val="24"/>
                <w:lang w:eastAsia="zh-Hans"/>
              </w:rPr>
              <w:t>”</w:t>
            </w:r>
            <w:r>
              <w:rPr>
                <w:rFonts w:hint="eastAsia" w:ascii="宋体" w:hAnsi="宋体"/>
                <w:sz w:val="24"/>
                <w:szCs w:val="24"/>
                <w:lang w:val="en-US" w:eastAsia="zh-Hans"/>
              </w:rPr>
              <w:t>为唯一实体的视频身份的基础上，形成人员信息、关联、关系、轨迹等动态档案</w:t>
            </w:r>
          </w:p>
        </w:tc>
      </w:tr>
    </w:tbl>
    <w:p>
      <w:pPr>
        <w:pStyle w:val="5"/>
        <w:numPr>
          <w:ilvl w:val="1"/>
          <w:numId w:val="5"/>
        </w:numPr>
      </w:pPr>
      <w:bookmarkStart w:id="22" w:name="_Toc182882803"/>
      <w:bookmarkStart w:id="23" w:name="_Toc579012426"/>
      <w:bookmarkStart w:id="24" w:name="_Toc937360990"/>
      <w:bookmarkStart w:id="25" w:name="_Toc1505015337"/>
      <w:bookmarkStart w:id="26" w:name="_Toc1949295317"/>
      <w:r>
        <w:t>参考文献</w:t>
      </w:r>
      <w:bookmarkEnd w:id="22"/>
      <w:bookmarkEnd w:id="23"/>
      <w:bookmarkEnd w:id="24"/>
      <w:bookmarkEnd w:id="25"/>
      <w:bookmarkEnd w:id="26"/>
    </w:p>
    <w:tbl>
      <w:tblPr>
        <w:tblStyle w:val="37"/>
        <w:tblpPr w:leftFromText="180" w:rightFromText="180" w:vertAnchor="text" w:horzAnchor="margin" w:tblpY="102"/>
        <w:tblW w:w="8716" w:type="dxa"/>
        <w:tblInd w:w="0" w:type="dxa"/>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729"/>
        <w:gridCol w:w="4812"/>
        <w:gridCol w:w="1745"/>
        <w:gridCol w:w="1430"/>
      </w:tblGrid>
      <w:tr>
        <w:tblPrEx>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PrEx>
        <w:tc>
          <w:tcPr>
            <w:tcW w:w="729" w:type="dxa"/>
            <w:shd w:val="clear" w:color="auto" w:fill="C0C0C0"/>
            <w:vAlign w:val="center"/>
          </w:tcPr>
          <w:p>
            <w:pPr>
              <w:pStyle w:val="109"/>
              <w:jc w:val="center"/>
              <w:rPr>
                <w:rFonts w:ascii="宋体" w:hAnsi="宋体"/>
                <w:sz w:val="24"/>
                <w:szCs w:val="24"/>
              </w:rPr>
            </w:pPr>
            <w:r>
              <w:rPr>
                <w:rFonts w:hint="eastAsia" w:ascii="宋体" w:hAnsi="宋体"/>
                <w:sz w:val="24"/>
                <w:szCs w:val="24"/>
              </w:rPr>
              <w:t>序号</w:t>
            </w:r>
          </w:p>
        </w:tc>
        <w:tc>
          <w:tcPr>
            <w:tcW w:w="4812" w:type="dxa"/>
            <w:shd w:val="clear" w:color="auto" w:fill="C0C0C0"/>
            <w:vAlign w:val="center"/>
          </w:tcPr>
          <w:p>
            <w:pPr>
              <w:pStyle w:val="109"/>
              <w:jc w:val="center"/>
              <w:rPr>
                <w:rFonts w:ascii="宋体" w:hAnsi="宋体"/>
                <w:sz w:val="24"/>
                <w:szCs w:val="24"/>
              </w:rPr>
            </w:pPr>
            <w:r>
              <w:rPr>
                <w:rFonts w:hint="default" w:ascii="宋体" w:hAnsi="宋体"/>
                <w:sz w:val="24"/>
                <w:szCs w:val="24"/>
              </w:rPr>
              <w:t>名称</w:t>
            </w:r>
          </w:p>
        </w:tc>
        <w:tc>
          <w:tcPr>
            <w:tcW w:w="1745" w:type="dxa"/>
            <w:shd w:val="clear" w:color="auto" w:fill="C0C0C0"/>
            <w:vAlign w:val="center"/>
          </w:tcPr>
          <w:p>
            <w:pPr>
              <w:pStyle w:val="109"/>
              <w:jc w:val="center"/>
              <w:rPr>
                <w:rFonts w:ascii="宋体" w:hAnsi="宋体"/>
                <w:sz w:val="24"/>
                <w:szCs w:val="24"/>
              </w:rPr>
            </w:pPr>
            <w:r>
              <w:rPr>
                <w:rFonts w:hint="default" w:ascii="宋体" w:hAnsi="宋体"/>
                <w:sz w:val="24"/>
                <w:szCs w:val="24"/>
              </w:rPr>
              <w:t>发布单位</w:t>
            </w:r>
          </w:p>
        </w:tc>
        <w:tc>
          <w:tcPr>
            <w:tcW w:w="1430" w:type="dxa"/>
            <w:shd w:val="clear" w:color="auto" w:fill="C0C0C0"/>
            <w:vAlign w:val="center"/>
          </w:tcPr>
          <w:p>
            <w:pPr>
              <w:pStyle w:val="109"/>
              <w:jc w:val="center"/>
              <w:rPr>
                <w:rFonts w:hint="default" w:ascii="宋体" w:hAnsi="宋体"/>
                <w:sz w:val="24"/>
                <w:szCs w:val="24"/>
              </w:rPr>
            </w:pPr>
            <w:r>
              <w:rPr>
                <w:rFonts w:hint="default" w:ascii="宋体" w:hAnsi="宋体"/>
                <w:sz w:val="24"/>
                <w:szCs w:val="24"/>
              </w:rPr>
              <w:t>发布时间</w:t>
            </w:r>
          </w:p>
        </w:tc>
      </w:tr>
      <w:tr>
        <w:tblPrEx>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PrEx>
        <w:tc>
          <w:tcPr>
            <w:tcW w:w="729" w:type="dxa"/>
            <w:vAlign w:val="center"/>
          </w:tcPr>
          <w:p>
            <w:pPr>
              <w:pStyle w:val="109"/>
              <w:jc w:val="center"/>
              <w:rPr>
                <w:rFonts w:ascii="宋体" w:hAnsi="宋体"/>
                <w:sz w:val="24"/>
                <w:szCs w:val="24"/>
              </w:rPr>
            </w:pPr>
            <w:r>
              <w:rPr>
                <w:rFonts w:ascii="宋体" w:hAnsi="宋体"/>
                <w:sz w:val="24"/>
                <w:szCs w:val="24"/>
              </w:rPr>
              <w:t>1</w:t>
            </w:r>
          </w:p>
        </w:tc>
        <w:tc>
          <w:tcPr>
            <w:tcW w:w="4812" w:type="dxa"/>
            <w:vAlign w:val="center"/>
          </w:tcPr>
          <w:p>
            <w:pPr>
              <w:pStyle w:val="109"/>
              <w:jc w:val="center"/>
              <w:rPr>
                <w:rFonts w:ascii="宋体" w:hAnsi="宋体"/>
                <w:sz w:val="24"/>
                <w:szCs w:val="24"/>
              </w:rPr>
            </w:pPr>
            <w:r>
              <w:rPr>
                <w:rFonts w:ascii="宋体" w:hAnsi="宋体"/>
                <w:sz w:val="24"/>
                <w:szCs w:val="24"/>
              </w:rPr>
              <w:t>公安大数据处理GA/DSJ 200-2019</w:t>
            </w:r>
          </w:p>
        </w:tc>
        <w:tc>
          <w:tcPr>
            <w:tcW w:w="1745" w:type="dxa"/>
            <w:vAlign w:val="center"/>
          </w:tcPr>
          <w:p>
            <w:pPr>
              <w:pStyle w:val="109"/>
              <w:jc w:val="center"/>
              <w:rPr>
                <w:rFonts w:ascii="宋体" w:hAnsi="宋体"/>
                <w:sz w:val="24"/>
                <w:szCs w:val="24"/>
              </w:rPr>
            </w:pPr>
            <w:r>
              <w:rPr>
                <w:rFonts w:ascii="宋体" w:hAnsi="宋体"/>
                <w:sz w:val="24"/>
                <w:szCs w:val="24"/>
              </w:rPr>
              <w:t>公安部</w:t>
            </w:r>
          </w:p>
        </w:tc>
        <w:tc>
          <w:tcPr>
            <w:tcW w:w="1430" w:type="dxa"/>
            <w:vAlign w:val="center"/>
          </w:tcPr>
          <w:p>
            <w:pPr>
              <w:pStyle w:val="109"/>
              <w:jc w:val="center"/>
              <w:rPr>
                <w:rFonts w:hint="eastAsia" w:ascii="宋体" w:hAnsi="宋体"/>
                <w:sz w:val="24"/>
                <w:szCs w:val="24"/>
              </w:rPr>
            </w:pPr>
            <w:r>
              <w:rPr>
                <w:rFonts w:hint="default" w:ascii="宋体" w:hAnsi="宋体"/>
                <w:sz w:val="24"/>
                <w:szCs w:val="24"/>
              </w:rPr>
              <w:t>2019-3</w:t>
            </w:r>
          </w:p>
        </w:tc>
      </w:tr>
      <w:tr>
        <w:tblPrEx>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PrEx>
        <w:tc>
          <w:tcPr>
            <w:tcW w:w="729" w:type="dxa"/>
            <w:vAlign w:val="center"/>
          </w:tcPr>
          <w:p>
            <w:pPr>
              <w:pStyle w:val="109"/>
              <w:jc w:val="center"/>
              <w:rPr>
                <w:rFonts w:ascii="宋体" w:hAnsi="宋体"/>
                <w:sz w:val="24"/>
                <w:szCs w:val="24"/>
              </w:rPr>
            </w:pPr>
            <w:r>
              <w:rPr>
                <w:rFonts w:ascii="宋体" w:hAnsi="宋体"/>
                <w:sz w:val="24"/>
                <w:szCs w:val="24"/>
              </w:rPr>
              <w:t>2</w:t>
            </w:r>
          </w:p>
        </w:tc>
        <w:tc>
          <w:tcPr>
            <w:tcW w:w="4812" w:type="dxa"/>
            <w:vAlign w:val="center"/>
          </w:tcPr>
          <w:p>
            <w:pPr>
              <w:pStyle w:val="109"/>
              <w:jc w:val="center"/>
              <w:rPr>
                <w:rFonts w:ascii="宋体" w:hAnsi="宋体"/>
                <w:sz w:val="24"/>
                <w:szCs w:val="24"/>
              </w:rPr>
            </w:pPr>
            <w:r>
              <w:rPr>
                <w:rFonts w:ascii="宋体" w:hAnsi="宋体"/>
                <w:sz w:val="24"/>
                <w:szCs w:val="24"/>
              </w:rPr>
              <w:t>公安视频图像信息应用系统GA/T 1400</w:t>
            </w:r>
          </w:p>
        </w:tc>
        <w:tc>
          <w:tcPr>
            <w:tcW w:w="1745" w:type="dxa"/>
            <w:vAlign w:val="center"/>
          </w:tcPr>
          <w:p>
            <w:pPr>
              <w:pStyle w:val="109"/>
              <w:jc w:val="center"/>
              <w:rPr>
                <w:rFonts w:ascii="宋体" w:hAnsi="宋体"/>
                <w:sz w:val="24"/>
                <w:szCs w:val="24"/>
              </w:rPr>
            </w:pPr>
            <w:r>
              <w:rPr>
                <w:rFonts w:ascii="宋体" w:hAnsi="宋体"/>
                <w:sz w:val="24"/>
                <w:szCs w:val="24"/>
              </w:rPr>
              <w:t>公安部</w:t>
            </w:r>
          </w:p>
        </w:tc>
        <w:tc>
          <w:tcPr>
            <w:tcW w:w="1430" w:type="dxa"/>
            <w:vAlign w:val="center"/>
          </w:tcPr>
          <w:p>
            <w:pPr>
              <w:pStyle w:val="109"/>
              <w:jc w:val="center"/>
              <w:rPr>
                <w:rFonts w:hint="eastAsia" w:ascii="宋体" w:hAnsi="宋体"/>
                <w:sz w:val="24"/>
                <w:szCs w:val="24"/>
              </w:rPr>
            </w:pPr>
            <w:r>
              <w:rPr>
                <w:rFonts w:hint="default" w:ascii="宋体" w:hAnsi="宋体"/>
                <w:sz w:val="24"/>
                <w:szCs w:val="24"/>
              </w:rPr>
              <w:t>2017-5</w:t>
            </w:r>
          </w:p>
        </w:tc>
      </w:tr>
      <w:tr>
        <w:tblPrEx>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PrEx>
        <w:tc>
          <w:tcPr>
            <w:tcW w:w="729" w:type="dxa"/>
            <w:vAlign w:val="center"/>
          </w:tcPr>
          <w:p>
            <w:pPr>
              <w:pStyle w:val="109"/>
              <w:jc w:val="center"/>
              <w:rPr>
                <w:rFonts w:ascii="宋体" w:hAnsi="宋体"/>
                <w:sz w:val="24"/>
                <w:szCs w:val="24"/>
              </w:rPr>
            </w:pPr>
            <w:r>
              <w:rPr>
                <w:rFonts w:ascii="宋体" w:hAnsi="宋体"/>
                <w:sz w:val="24"/>
                <w:szCs w:val="24"/>
              </w:rPr>
              <w:t>3</w:t>
            </w:r>
          </w:p>
        </w:tc>
        <w:tc>
          <w:tcPr>
            <w:tcW w:w="4812" w:type="dxa"/>
            <w:vAlign w:val="center"/>
          </w:tcPr>
          <w:p>
            <w:pPr>
              <w:pStyle w:val="109"/>
              <w:jc w:val="center"/>
              <w:rPr>
                <w:rFonts w:ascii="宋体" w:hAnsi="宋体"/>
                <w:sz w:val="24"/>
                <w:szCs w:val="24"/>
              </w:rPr>
            </w:pPr>
            <w:r>
              <w:rPr>
                <w:rFonts w:ascii="宋体" w:hAnsi="宋体"/>
                <w:sz w:val="24"/>
                <w:szCs w:val="24"/>
              </w:rPr>
              <w:t>公安视频图像智能化建设应用指南</w:t>
            </w:r>
          </w:p>
        </w:tc>
        <w:tc>
          <w:tcPr>
            <w:tcW w:w="1745" w:type="dxa"/>
            <w:vAlign w:val="center"/>
          </w:tcPr>
          <w:p>
            <w:pPr>
              <w:pStyle w:val="109"/>
              <w:jc w:val="center"/>
              <w:rPr>
                <w:rFonts w:ascii="宋体" w:hAnsi="宋体"/>
                <w:sz w:val="24"/>
                <w:szCs w:val="24"/>
              </w:rPr>
            </w:pPr>
            <w:r>
              <w:rPr>
                <w:rFonts w:ascii="宋体" w:hAnsi="宋体"/>
                <w:sz w:val="24"/>
                <w:szCs w:val="24"/>
              </w:rPr>
              <w:t>公安部科信局</w:t>
            </w:r>
          </w:p>
        </w:tc>
        <w:tc>
          <w:tcPr>
            <w:tcW w:w="1430" w:type="dxa"/>
            <w:vAlign w:val="center"/>
          </w:tcPr>
          <w:p>
            <w:pPr>
              <w:pStyle w:val="109"/>
              <w:jc w:val="center"/>
              <w:rPr>
                <w:rFonts w:hint="eastAsia" w:ascii="宋体" w:hAnsi="宋体"/>
                <w:sz w:val="24"/>
                <w:szCs w:val="24"/>
              </w:rPr>
            </w:pPr>
            <w:r>
              <w:rPr>
                <w:rFonts w:hint="default" w:ascii="宋体" w:hAnsi="宋体"/>
                <w:sz w:val="24"/>
                <w:szCs w:val="24"/>
              </w:rPr>
              <w:t>2020-4</w:t>
            </w:r>
          </w:p>
        </w:tc>
      </w:tr>
      <w:tr>
        <w:tblPrEx>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PrEx>
        <w:tc>
          <w:tcPr>
            <w:tcW w:w="729" w:type="dxa"/>
            <w:vAlign w:val="center"/>
          </w:tcPr>
          <w:p>
            <w:pPr>
              <w:pStyle w:val="109"/>
              <w:jc w:val="center"/>
              <w:rPr>
                <w:rFonts w:ascii="宋体" w:hAnsi="宋体"/>
                <w:sz w:val="24"/>
                <w:szCs w:val="24"/>
              </w:rPr>
            </w:pPr>
            <w:r>
              <w:rPr>
                <w:rFonts w:ascii="宋体" w:hAnsi="宋体"/>
                <w:sz w:val="24"/>
                <w:szCs w:val="24"/>
              </w:rPr>
              <w:t>4</w:t>
            </w:r>
          </w:p>
        </w:tc>
        <w:tc>
          <w:tcPr>
            <w:tcW w:w="4812" w:type="dxa"/>
            <w:vAlign w:val="center"/>
          </w:tcPr>
          <w:p>
            <w:pPr>
              <w:pStyle w:val="109"/>
              <w:jc w:val="center"/>
              <w:rPr>
                <w:rFonts w:ascii="宋体" w:hAnsi="宋体"/>
                <w:sz w:val="24"/>
                <w:szCs w:val="24"/>
              </w:rPr>
            </w:pPr>
            <w:r>
              <w:rPr>
                <w:rFonts w:hint="eastAsia" w:ascii="宋体" w:hAnsi="宋体"/>
                <w:sz w:val="24"/>
                <w:szCs w:val="24"/>
              </w:rPr>
              <w:t>关于进一步加强视频图像智能化建设服务全警全域应用的指导意见</w:t>
            </w:r>
          </w:p>
        </w:tc>
        <w:tc>
          <w:tcPr>
            <w:tcW w:w="1745" w:type="dxa"/>
            <w:vAlign w:val="center"/>
          </w:tcPr>
          <w:p>
            <w:pPr>
              <w:pStyle w:val="109"/>
              <w:jc w:val="center"/>
              <w:rPr>
                <w:rFonts w:hint="eastAsia" w:ascii="宋体" w:hAnsi="宋体"/>
                <w:sz w:val="24"/>
                <w:szCs w:val="24"/>
              </w:rPr>
            </w:pPr>
            <w:r>
              <w:rPr>
                <w:rFonts w:hint="default" w:ascii="宋体" w:hAnsi="宋体"/>
                <w:sz w:val="24"/>
                <w:szCs w:val="24"/>
              </w:rPr>
              <w:t>广东省公安厅科信处</w:t>
            </w:r>
          </w:p>
        </w:tc>
        <w:tc>
          <w:tcPr>
            <w:tcW w:w="1430" w:type="dxa"/>
            <w:vAlign w:val="center"/>
          </w:tcPr>
          <w:p>
            <w:pPr>
              <w:pStyle w:val="109"/>
              <w:jc w:val="center"/>
              <w:rPr>
                <w:rFonts w:hint="eastAsia" w:ascii="宋体" w:hAnsi="宋体"/>
                <w:sz w:val="24"/>
                <w:szCs w:val="24"/>
              </w:rPr>
            </w:pPr>
            <w:r>
              <w:rPr>
                <w:rFonts w:hint="default" w:ascii="宋体" w:hAnsi="宋体"/>
                <w:sz w:val="24"/>
                <w:szCs w:val="24"/>
              </w:rPr>
              <w:t>2020-9</w:t>
            </w:r>
          </w:p>
        </w:tc>
      </w:tr>
      <w:tr>
        <w:tblPrEx>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PrEx>
        <w:tc>
          <w:tcPr>
            <w:tcW w:w="729" w:type="dxa"/>
            <w:vAlign w:val="center"/>
          </w:tcPr>
          <w:p>
            <w:pPr>
              <w:pStyle w:val="109"/>
              <w:jc w:val="center"/>
              <w:rPr>
                <w:rFonts w:ascii="宋体" w:hAnsi="宋体"/>
                <w:sz w:val="24"/>
                <w:szCs w:val="24"/>
              </w:rPr>
            </w:pPr>
            <w:r>
              <w:rPr>
                <w:rFonts w:ascii="宋体" w:hAnsi="宋体"/>
                <w:sz w:val="24"/>
                <w:szCs w:val="24"/>
              </w:rPr>
              <w:t>5</w:t>
            </w:r>
          </w:p>
        </w:tc>
        <w:tc>
          <w:tcPr>
            <w:tcW w:w="4812" w:type="dxa"/>
            <w:vAlign w:val="center"/>
          </w:tcPr>
          <w:p>
            <w:pPr>
              <w:pStyle w:val="109"/>
              <w:jc w:val="center"/>
              <w:rPr>
                <w:rFonts w:hint="eastAsia" w:ascii="宋体" w:hAnsi="宋体"/>
                <w:sz w:val="24"/>
                <w:szCs w:val="24"/>
              </w:rPr>
            </w:pPr>
          </w:p>
        </w:tc>
        <w:tc>
          <w:tcPr>
            <w:tcW w:w="1745" w:type="dxa"/>
            <w:vAlign w:val="center"/>
          </w:tcPr>
          <w:p>
            <w:pPr>
              <w:pStyle w:val="109"/>
              <w:jc w:val="center"/>
              <w:rPr>
                <w:rFonts w:hint="eastAsia" w:ascii="宋体" w:hAnsi="宋体"/>
                <w:sz w:val="24"/>
                <w:szCs w:val="24"/>
              </w:rPr>
            </w:pPr>
          </w:p>
        </w:tc>
        <w:tc>
          <w:tcPr>
            <w:tcW w:w="1430" w:type="dxa"/>
            <w:vAlign w:val="center"/>
          </w:tcPr>
          <w:p>
            <w:pPr>
              <w:pStyle w:val="109"/>
              <w:jc w:val="center"/>
              <w:rPr>
                <w:rFonts w:hint="eastAsia" w:ascii="宋体" w:hAnsi="宋体"/>
                <w:sz w:val="24"/>
                <w:szCs w:val="24"/>
              </w:rPr>
            </w:pPr>
          </w:p>
        </w:tc>
      </w:tr>
      <w:tr>
        <w:tblPrEx>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PrEx>
        <w:tc>
          <w:tcPr>
            <w:tcW w:w="729" w:type="dxa"/>
            <w:vAlign w:val="center"/>
          </w:tcPr>
          <w:p>
            <w:pPr>
              <w:pStyle w:val="109"/>
              <w:jc w:val="center"/>
              <w:rPr>
                <w:rFonts w:ascii="宋体" w:hAnsi="宋体"/>
                <w:sz w:val="24"/>
                <w:szCs w:val="24"/>
              </w:rPr>
            </w:pPr>
            <w:r>
              <w:rPr>
                <w:rFonts w:ascii="宋体" w:hAnsi="宋体"/>
                <w:sz w:val="24"/>
                <w:szCs w:val="24"/>
              </w:rPr>
              <w:t>6</w:t>
            </w:r>
          </w:p>
        </w:tc>
        <w:tc>
          <w:tcPr>
            <w:tcW w:w="4812" w:type="dxa"/>
            <w:vAlign w:val="center"/>
          </w:tcPr>
          <w:p>
            <w:pPr>
              <w:pStyle w:val="109"/>
              <w:jc w:val="center"/>
              <w:rPr>
                <w:rFonts w:hint="eastAsia" w:ascii="宋体" w:hAnsi="宋体"/>
                <w:sz w:val="24"/>
                <w:szCs w:val="24"/>
              </w:rPr>
            </w:pPr>
          </w:p>
        </w:tc>
        <w:tc>
          <w:tcPr>
            <w:tcW w:w="1745" w:type="dxa"/>
            <w:vAlign w:val="center"/>
          </w:tcPr>
          <w:p>
            <w:pPr>
              <w:pStyle w:val="109"/>
              <w:jc w:val="center"/>
              <w:rPr>
                <w:rFonts w:hint="eastAsia" w:ascii="宋体" w:hAnsi="宋体"/>
                <w:sz w:val="24"/>
                <w:szCs w:val="24"/>
              </w:rPr>
            </w:pPr>
          </w:p>
        </w:tc>
        <w:tc>
          <w:tcPr>
            <w:tcW w:w="1430" w:type="dxa"/>
            <w:vAlign w:val="center"/>
          </w:tcPr>
          <w:p>
            <w:pPr>
              <w:pStyle w:val="109"/>
              <w:jc w:val="center"/>
              <w:rPr>
                <w:rFonts w:hint="eastAsia" w:ascii="宋体" w:hAnsi="宋体"/>
                <w:sz w:val="24"/>
                <w:szCs w:val="24"/>
              </w:rPr>
            </w:pPr>
          </w:p>
        </w:tc>
      </w:tr>
    </w:tbl>
    <w:p>
      <w:r>
        <w:br w:type="page"/>
      </w:r>
    </w:p>
    <w:p>
      <w:pPr>
        <w:pStyle w:val="2"/>
      </w:pPr>
    </w:p>
    <w:p>
      <w:pPr>
        <w:pStyle w:val="4"/>
        <w:numPr>
          <w:ilvl w:val="0"/>
          <w:numId w:val="5"/>
        </w:numPr>
      </w:pPr>
      <w:bookmarkStart w:id="27" w:name="_Toc30018988"/>
      <w:bookmarkStart w:id="28" w:name="_Toc662171164"/>
      <w:bookmarkStart w:id="29" w:name="_Toc1730374593"/>
      <w:bookmarkStart w:id="30" w:name="_Toc1943357834"/>
      <w:bookmarkStart w:id="31" w:name="_Toc286124538"/>
      <w:bookmarkStart w:id="32" w:name="_Toc1213439225"/>
      <w:r>
        <w:t>产品概述</w:t>
      </w:r>
      <w:bookmarkEnd w:id="27"/>
      <w:bookmarkEnd w:id="28"/>
      <w:bookmarkEnd w:id="29"/>
      <w:bookmarkEnd w:id="30"/>
      <w:bookmarkEnd w:id="31"/>
      <w:bookmarkEnd w:id="32"/>
    </w:p>
    <w:p>
      <w:pPr>
        <w:pStyle w:val="5"/>
        <w:numPr>
          <w:ilvl w:val="1"/>
          <w:numId w:val="5"/>
        </w:numPr>
      </w:pPr>
      <w:bookmarkStart w:id="33" w:name="_Toc850494594"/>
      <w:bookmarkStart w:id="34" w:name="_Toc936328815"/>
      <w:bookmarkStart w:id="35" w:name="_Toc679224533"/>
      <w:bookmarkStart w:id="36" w:name="_Toc30018989"/>
      <w:bookmarkStart w:id="37" w:name="_Toc1768342663"/>
      <w:bookmarkStart w:id="38" w:name="_Toc1182236877"/>
      <w:r>
        <w:t>产品简介</w:t>
      </w:r>
      <w:bookmarkEnd w:id="33"/>
      <w:bookmarkEnd w:id="34"/>
      <w:bookmarkEnd w:id="35"/>
      <w:bookmarkEnd w:id="36"/>
      <w:bookmarkEnd w:id="37"/>
      <w:bookmarkEnd w:id="38"/>
    </w:p>
    <w:p>
      <w:pPr>
        <w:keepNext w:val="0"/>
        <w:keepLines w:val="0"/>
        <w:widowControl/>
        <w:suppressLineNumbers w:val="0"/>
        <w:ind w:firstLine="480" w:firstLineChars="0"/>
        <w:jc w:val="left"/>
      </w:pPr>
      <w:r>
        <w:rPr>
          <w:rFonts w:hint="eastAsia" w:ascii="宋体" w:hAnsi="宋体" w:cs="宋体"/>
          <w:color w:val="000000"/>
          <w:kern w:val="0"/>
          <w:sz w:val="24"/>
          <w:szCs w:val="24"/>
          <w:lang w:val="en-US" w:eastAsia="zh-Hans" w:bidi="ar"/>
        </w:rPr>
        <w:t>融合分析系统</w:t>
      </w:r>
      <w:r>
        <w:rPr>
          <w:rFonts w:ascii="宋体" w:hAnsi="宋体" w:cs="宋体"/>
          <w:color w:val="000000"/>
          <w:kern w:val="0"/>
          <w:sz w:val="24"/>
          <w:szCs w:val="24"/>
          <w:lang w:eastAsia="zh-CN" w:bidi="ar"/>
        </w:rPr>
        <w:t>(Multidimensional Data Analysis,简称MDA）</w:t>
      </w:r>
      <w:r>
        <w:rPr>
          <w:rFonts w:ascii="宋体" w:hAnsi="宋体" w:eastAsia="宋体" w:cs="宋体"/>
          <w:color w:val="000000"/>
          <w:kern w:val="0"/>
          <w:sz w:val="24"/>
          <w:szCs w:val="24"/>
          <w:lang w:eastAsia="zh-CN" w:bidi="ar"/>
        </w:rPr>
        <w:t>，</w:t>
      </w:r>
      <w:r>
        <w:rPr>
          <w:rFonts w:ascii="宋体" w:hAnsi="宋体" w:eastAsia="宋体" w:cs="宋体"/>
          <w:color w:val="000000"/>
          <w:kern w:val="0"/>
          <w:sz w:val="24"/>
          <w:szCs w:val="24"/>
          <w:lang w:val="en-US" w:eastAsia="zh-CN" w:bidi="ar"/>
        </w:rPr>
        <w:t>依据待分析目标的视频图像、相关物联数据及分析要求等信息，调用</w:t>
      </w:r>
      <w:r>
        <w:rPr>
          <w:rFonts w:ascii="宋体" w:hAnsi="宋体" w:eastAsia="宋体" w:cs="宋体"/>
          <w:color w:val="000000"/>
          <w:kern w:val="0"/>
          <w:sz w:val="24"/>
          <w:szCs w:val="24"/>
          <w:lang w:eastAsia="zh-CN" w:bidi="ar"/>
        </w:rPr>
        <w:t>多维数据融合服务</w:t>
      </w:r>
      <w:r>
        <w:rPr>
          <w:rFonts w:ascii="宋体" w:hAnsi="宋体" w:eastAsia="宋体" w:cs="宋体"/>
          <w:color w:val="000000"/>
          <w:kern w:val="0"/>
          <w:sz w:val="24"/>
          <w:szCs w:val="24"/>
          <w:lang w:val="en-US" w:eastAsia="zh-CN" w:bidi="ar"/>
        </w:rPr>
        <w:t>，生成时空轨迹、关联关系、活动规律等分析结果，支撑线索挖掘、态势分析</w:t>
      </w:r>
      <w:r>
        <w:rPr>
          <w:rFonts w:ascii="宋体" w:hAnsi="宋体" w:eastAsia="宋体" w:cs="宋体"/>
          <w:color w:val="000000"/>
          <w:kern w:val="0"/>
          <w:sz w:val="24"/>
          <w:szCs w:val="24"/>
          <w:lang w:eastAsia="zh-CN" w:bidi="ar"/>
        </w:rPr>
        <w:t>和风险评估</w:t>
      </w:r>
    </w:p>
    <w:p>
      <w:pPr>
        <w:pStyle w:val="5"/>
        <w:numPr>
          <w:ilvl w:val="1"/>
          <w:numId w:val="5"/>
        </w:numPr>
      </w:pPr>
      <w:bookmarkStart w:id="39" w:name="_Toc1508946208"/>
      <w:bookmarkStart w:id="40" w:name="_Toc30018990"/>
      <w:bookmarkStart w:id="41" w:name="_Toc1851142326"/>
      <w:bookmarkStart w:id="42" w:name="_Toc118228489"/>
      <w:bookmarkStart w:id="43" w:name="_Toc611486926"/>
      <w:bookmarkStart w:id="44" w:name="_Toc1336489695"/>
      <w:r>
        <w:t>产品定位</w:t>
      </w:r>
      <w:bookmarkEnd w:id="39"/>
      <w:bookmarkEnd w:id="40"/>
      <w:bookmarkEnd w:id="41"/>
      <w:bookmarkEnd w:id="42"/>
      <w:bookmarkEnd w:id="43"/>
      <w:bookmarkEnd w:id="44"/>
    </w:p>
    <w:p>
      <w:pPr>
        <w:ind w:firstLine="480" w:firstLineChars="0"/>
      </w:pPr>
      <w:r>
        <w:rPr>
          <w:rFonts w:hint="eastAsia" w:ascii="宋体" w:hAnsi="宋体" w:cs="宋体"/>
          <w:color w:val="000000"/>
          <w:kern w:val="0"/>
          <w:sz w:val="24"/>
          <w:szCs w:val="24"/>
          <w:lang w:val="en-US" w:eastAsia="zh-Hans" w:bidi="ar"/>
        </w:rPr>
        <w:t>融合分析系统</w:t>
      </w:r>
      <w:r>
        <w:rPr>
          <w:rFonts w:ascii="宋体" w:hAnsi="宋体" w:eastAsia="宋体" w:cs="宋体"/>
          <w:color w:val="000000"/>
          <w:kern w:val="0"/>
          <w:sz w:val="24"/>
          <w:szCs w:val="24"/>
          <w:lang w:eastAsia="zh-CN" w:bidi="ar"/>
        </w:rPr>
        <w:t>聚焦</w:t>
      </w:r>
      <w:r>
        <w:rPr>
          <w:rFonts w:hint="eastAsia"/>
        </w:rPr>
        <w:t>人</w:t>
      </w:r>
      <w:r>
        <w:rPr>
          <w:rFonts w:hint="default"/>
        </w:rPr>
        <w:t>、</w:t>
      </w:r>
      <w:r>
        <w:rPr>
          <w:rFonts w:hint="eastAsia"/>
        </w:rPr>
        <w:t>车</w:t>
      </w:r>
      <w:r>
        <w:rPr>
          <w:rFonts w:hint="default"/>
        </w:rPr>
        <w:t>、侦码</w:t>
      </w:r>
      <w:r>
        <w:rPr>
          <w:rFonts w:hint="eastAsia"/>
        </w:rPr>
        <w:t>精准轨迹数据与大数据平台内各类线上、线下轨迹数据的融合分析，多轨合一创建全息档案</w:t>
      </w:r>
      <w:r>
        <w:rPr>
          <w:rFonts w:hint="default"/>
        </w:rPr>
        <w:t>，旨在辅助用户</w:t>
      </w:r>
      <w:r>
        <w:rPr>
          <w:rFonts w:hint="eastAsia"/>
        </w:rPr>
        <w:t>排查关注目标的</w:t>
      </w:r>
      <w:r>
        <w:rPr>
          <w:rFonts w:hint="default"/>
        </w:rPr>
        <w:t>关联关系，</w:t>
      </w:r>
      <w:r>
        <w:rPr>
          <w:rFonts w:hint="eastAsia"/>
        </w:rPr>
        <w:t>活动轨迹、规律及特点</w:t>
      </w:r>
      <w:r>
        <w:rPr>
          <w:rFonts w:hint="default"/>
        </w:rPr>
        <w:t>。</w:t>
      </w:r>
    </w:p>
    <w:p>
      <w:pPr>
        <w:pStyle w:val="5"/>
        <w:numPr>
          <w:ilvl w:val="1"/>
          <w:numId w:val="5"/>
        </w:numPr>
      </w:pPr>
      <w:bookmarkStart w:id="45" w:name="_Toc1850839892"/>
      <w:bookmarkStart w:id="46" w:name="_Toc1553478993"/>
      <w:bookmarkStart w:id="47" w:name="_Toc30018991"/>
      <w:bookmarkStart w:id="48" w:name="_Toc1224530433"/>
      <w:bookmarkStart w:id="49" w:name="_Toc1551514387"/>
      <w:bookmarkStart w:id="50" w:name="_Toc643841148"/>
      <w:r>
        <w:t>产品功能</w:t>
      </w:r>
      <w:bookmarkEnd w:id="45"/>
      <w:bookmarkEnd w:id="46"/>
      <w:bookmarkEnd w:id="47"/>
      <w:bookmarkEnd w:id="48"/>
      <w:bookmarkEnd w:id="49"/>
      <w:bookmarkEnd w:id="50"/>
    </w:p>
    <w:p>
      <w:pPr>
        <w:spacing w:line="360" w:lineRule="auto"/>
        <w:ind w:firstLine="420"/>
      </w:pPr>
      <w:r>
        <w:rPr>
          <w:rFonts w:hint="eastAsia" w:ascii="宋体" w:hAnsi="宋体"/>
          <w:sz w:val="24"/>
          <w:szCs w:val="24"/>
          <w:lang w:val="en-US" w:eastAsia="zh-Hans"/>
        </w:rPr>
        <w:t>融合分析系统</w:t>
      </w:r>
      <w:r>
        <w:rPr>
          <w:rFonts w:hint="eastAsia" w:ascii="宋体" w:hAnsi="宋体" w:eastAsia="宋体"/>
          <w:sz w:val="24"/>
          <w:szCs w:val="24"/>
        </w:rPr>
        <w:t>，功能模块由</w:t>
      </w:r>
      <w:r>
        <w:rPr>
          <w:rFonts w:hint="eastAsia" w:ascii="宋体" w:hAnsi="宋体"/>
          <w:sz w:val="24"/>
          <w:szCs w:val="24"/>
          <w:lang w:val="en-US" w:eastAsia="zh-Hans"/>
        </w:rPr>
        <w:t>专题信息库、动态档案、关联分析、关系分析、轨迹分析、碰撞分析、标签分析、多维分析和我的线索组成</w:t>
      </w:r>
      <w:r>
        <w:rPr>
          <w:rFonts w:hint="eastAsia" w:ascii="宋体" w:hAnsi="宋体" w:eastAsia="宋体"/>
          <w:sz w:val="24"/>
          <w:szCs w:val="24"/>
        </w:rPr>
        <w:t>。</w:t>
      </w:r>
    </w:p>
    <w:p>
      <w:pPr>
        <w:pStyle w:val="5"/>
        <w:numPr>
          <w:ilvl w:val="1"/>
          <w:numId w:val="5"/>
        </w:numPr>
        <w:rPr>
          <w:rFonts w:hint="eastAsia" w:eastAsia="宋体"/>
          <w:lang w:val="en-US" w:eastAsia="zh-Hans"/>
        </w:rPr>
      </w:pPr>
      <w:bookmarkStart w:id="51" w:name="_Toc1430424327"/>
      <w:bookmarkStart w:id="52" w:name="_Toc2015560850"/>
      <w:bookmarkStart w:id="53" w:name="_Toc765438049"/>
      <w:bookmarkStart w:id="54" w:name="_Toc1440561289"/>
      <w:bookmarkStart w:id="55" w:name="_Toc1555860435"/>
      <w:bookmarkStart w:id="56" w:name="_Toc30018993"/>
      <w:r>
        <w:t>产品边界</w:t>
      </w:r>
      <w:bookmarkEnd w:id="51"/>
      <w:bookmarkEnd w:id="52"/>
      <w:bookmarkEnd w:id="53"/>
      <w:bookmarkEnd w:id="54"/>
      <w:bookmarkEnd w:id="55"/>
      <w:bookmarkEnd w:id="56"/>
    </w:p>
    <w:p>
      <w:pPr>
        <w:rPr>
          <w:rFonts w:hint="eastAsia"/>
          <w:lang w:val="en-US" w:eastAsia="zh-Hans"/>
        </w:rPr>
      </w:pPr>
      <w:r>
        <w:drawing>
          <wp:inline distT="0" distB="0" distL="114300" distR="114300">
            <wp:extent cx="5264785" cy="2790825"/>
            <wp:effectExtent l="0" t="0" r="18415" b="31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264785" cy="2790825"/>
                    </a:xfrm>
                    <a:prstGeom prst="rect">
                      <a:avLst/>
                    </a:prstGeom>
                    <a:noFill/>
                    <a:ln w="9525">
                      <a:noFill/>
                    </a:ln>
                  </pic:spPr>
                </pic:pic>
              </a:graphicData>
            </a:graphic>
          </wp:inline>
        </w:drawing>
      </w:r>
    </w:p>
    <w:p>
      <w:pPr>
        <w:pStyle w:val="5"/>
        <w:numPr>
          <w:ilvl w:val="1"/>
          <w:numId w:val="5"/>
        </w:numPr>
      </w:pPr>
      <w:bookmarkStart w:id="57" w:name="_Toc1124158172"/>
      <w:bookmarkStart w:id="58" w:name="_Toc62235724"/>
      <w:bookmarkStart w:id="59" w:name="_Toc1290244013"/>
      <w:bookmarkStart w:id="60" w:name="_Toc1585445173"/>
      <w:bookmarkStart w:id="61" w:name="_Toc782947945"/>
      <w:r>
        <w:t>产品路线</w:t>
      </w:r>
      <w:bookmarkEnd w:id="57"/>
      <w:bookmarkEnd w:id="58"/>
      <w:bookmarkEnd w:id="59"/>
      <w:bookmarkEnd w:id="60"/>
      <w:bookmarkEnd w:id="61"/>
    </w:p>
    <w:tbl>
      <w:tblPr>
        <w:tblStyle w:val="37"/>
        <w:tblW w:w="83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49"/>
        <w:gridCol w:w="1694"/>
        <w:gridCol w:w="2048"/>
        <w:gridCol w:w="42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0" w:hRule="atLeast"/>
        </w:trPr>
        <w:tc>
          <w:tcPr>
            <w:tcW w:w="349"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序号</w:t>
            </w:r>
          </w:p>
        </w:tc>
        <w:tc>
          <w:tcPr>
            <w:tcW w:w="1694"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Hans" w:bidi="ar"/>
              </w:rPr>
            </w:pPr>
            <w:r>
              <w:rPr>
                <w:rFonts w:hint="eastAsia" w:ascii="宋体" w:hAnsi="宋体" w:cs="宋体"/>
                <w:i w:val="0"/>
                <w:color w:val="000000"/>
                <w:kern w:val="0"/>
                <w:sz w:val="24"/>
                <w:szCs w:val="24"/>
                <w:u w:val="none"/>
                <w:lang w:val="en-US" w:eastAsia="zh-Hans" w:bidi="ar"/>
              </w:rPr>
              <w:t>版本</w:t>
            </w:r>
          </w:p>
        </w:tc>
        <w:tc>
          <w:tcPr>
            <w:tcW w:w="2048"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时间</w:t>
            </w:r>
          </w:p>
        </w:tc>
        <w:tc>
          <w:tcPr>
            <w:tcW w:w="424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40" w:hRule="atLeast"/>
        </w:trPr>
        <w:tc>
          <w:tcPr>
            <w:tcW w:w="349"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w:t>
            </w:r>
          </w:p>
        </w:tc>
        <w:tc>
          <w:tcPr>
            <w:tcW w:w="1694" w:type="dxa"/>
            <w:shd w:val="clear" w:color="auto" w:fill="auto"/>
            <w:vAlign w:val="center"/>
          </w:tcPr>
          <w:p>
            <w:pPr>
              <w:keepNext w:val="0"/>
              <w:keepLines w:val="0"/>
              <w:widowControl/>
              <w:suppressLineNumbers w:val="0"/>
              <w:jc w:val="right"/>
              <w:textAlignment w:val="center"/>
              <w:rPr>
                <w:rFonts w:hint="eastAsia" w:ascii="宋体" w:hAnsi="宋体" w:eastAsia="宋体" w:cs="宋体"/>
                <w:i w:val="0"/>
                <w:color w:val="000000"/>
                <w:kern w:val="0"/>
                <w:sz w:val="24"/>
                <w:szCs w:val="24"/>
                <w:u w:val="none"/>
                <w:lang w:eastAsia="zh-Hans" w:bidi="ar"/>
              </w:rPr>
            </w:pPr>
          </w:p>
        </w:tc>
        <w:tc>
          <w:tcPr>
            <w:tcW w:w="2048" w:type="dxa"/>
            <w:shd w:val="clear" w:color="auto" w:fill="auto"/>
            <w:vAlign w:val="center"/>
          </w:tcPr>
          <w:p>
            <w:pPr>
              <w:keepNext w:val="0"/>
              <w:keepLines w:val="0"/>
              <w:widowControl/>
              <w:suppressLineNumbers w:val="0"/>
              <w:jc w:val="right"/>
              <w:textAlignment w:val="center"/>
              <w:rPr>
                <w:rFonts w:hint="eastAsia" w:ascii="宋体" w:hAnsi="宋体" w:eastAsia="宋体" w:cs="宋体"/>
                <w:i w:val="0"/>
                <w:color w:val="000000"/>
                <w:sz w:val="24"/>
                <w:szCs w:val="24"/>
                <w:u w:val="none"/>
              </w:rPr>
            </w:pPr>
          </w:p>
        </w:tc>
        <w:tc>
          <w:tcPr>
            <w:tcW w:w="424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0" w:hRule="atLeast"/>
        </w:trPr>
        <w:tc>
          <w:tcPr>
            <w:tcW w:w="349"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w:t>
            </w:r>
          </w:p>
        </w:tc>
        <w:tc>
          <w:tcPr>
            <w:tcW w:w="1694" w:type="dxa"/>
            <w:shd w:val="clear" w:color="auto" w:fill="auto"/>
            <w:vAlign w:val="center"/>
          </w:tcPr>
          <w:p>
            <w:pPr>
              <w:keepNext w:val="0"/>
              <w:keepLines w:val="0"/>
              <w:widowControl/>
              <w:suppressLineNumbers w:val="0"/>
              <w:jc w:val="right"/>
              <w:textAlignment w:val="center"/>
              <w:rPr>
                <w:rFonts w:hint="eastAsia" w:ascii="宋体" w:hAnsi="宋体" w:eastAsia="宋体" w:cs="宋体"/>
                <w:i w:val="0"/>
                <w:color w:val="000000"/>
                <w:kern w:val="0"/>
                <w:sz w:val="24"/>
                <w:szCs w:val="24"/>
                <w:u w:val="none"/>
                <w:lang w:eastAsia="zh-CN" w:bidi="ar"/>
              </w:rPr>
            </w:pPr>
          </w:p>
        </w:tc>
        <w:tc>
          <w:tcPr>
            <w:tcW w:w="2048" w:type="dxa"/>
            <w:shd w:val="clear" w:color="auto" w:fill="auto"/>
            <w:vAlign w:val="center"/>
          </w:tcPr>
          <w:p>
            <w:pPr>
              <w:keepNext w:val="0"/>
              <w:keepLines w:val="0"/>
              <w:widowControl/>
              <w:suppressLineNumbers w:val="0"/>
              <w:jc w:val="right"/>
              <w:textAlignment w:val="center"/>
              <w:rPr>
                <w:rFonts w:hint="eastAsia" w:ascii="宋体" w:hAnsi="宋体" w:eastAsia="宋体" w:cs="宋体"/>
                <w:i w:val="0"/>
                <w:color w:val="000000"/>
                <w:sz w:val="24"/>
                <w:szCs w:val="24"/>
                <w:u w:val="none"/>
              </w:rPr>
            </w:pPr>
          </w:p>
        </w:tc>
        <w:tc>
          <w:tcPr>
            <w:tcW w:w="424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795" w:hRule="atLeast"/>
        </w:trPr>
        <w:tc>
          <w:tcPr>
            <w:tcW w:w="349"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3</w:t>
            </w:r>
          </w:p>
        </w:tc>
        <w:tc>
          <w:tcPr>
            <w:tcW w:w="1694" w:type="dxa"/>
            <w:shd w:val="clear" w:color="auto" w:fill="auto"/>
            <w:vAlign w:val="center"/>
          </w:tcPr>
          <w:p>
            <w:pPr>
              <w:keepNext w:val="0"/>
              <w:keepLines w:val="0"/>
              <w:widowControl/>
              <w:suppressLineNumbers w:val="0"/>
              <w:jc w:val="right"/>
              <w:textAlignment w:val="center"/>
              <w:rPr>
                <w:rFonts w:hint="eastAsia" w:ascii="宋体" w:hAnsi="宋体" w:eastAsia="宋体" w:cs="宋体"/>
                <w:i w:val="0"/>
                <w:color w:val="000000"/>
                <w:kern w:val="0"/>
                <w:sz w:val="24"/>
                <w:szCs w:val="24"/>
                <w:u w:val="none"/>
                <w:lang w:eastAsia="zh-CN" w:bidi="ar"/>
              </w:rPr>
            </w:pPr>
          </w:p>
        </w:tc>
        <w:tc>
          <w:tcPr>
            <w:tcW w:w="2048" w:type="dxa"/>
            <w:shd w:val="clear" w:color="auto" w:fill="auto"/>
            <w:vAlign w:val="center"/>
          </w:tcPr>
          <w:p>
            <w:pPr>
              <w:keepNext w:val="0"/>
              <w:keepLines w:val="0"/>
              <w:widowControl/>
              <w:suppressLineNumbers w:val="0"/>
              <w:jc w:val="right"/>
              <w:textAlignment w:val="center"/>
              <w:rPr>
                <w:rFonts w:hint="eastAsia" w:ascii="宋体" w:hAnsi="宋体" w:eastAsia="宋体" w:cs="宋体"/>
                <w:i w:val="0"/>
                <w:color w:val="000000"/>
                <w:sz w:val="24"/>
                <w:szCs w:val="24"/>
                <w:u w:val="none"/>
              </w:rPr>
            </w:pPr>
          </w:p>
        </w:tc>
        <w:tc>
          <w:tcPr>
            <w:tcW w:w="424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p>
        </w:tc>
      </w:tr>
    </w:tbl>
    <w:p/>
    <w:p>
      <w:pPr>
        <w:pStyle w:val="4"/>
        <w:numPr>
          <w:ilvl w:val="0"/>
          <w:numId w:val="5"/>
        </w:numPr>
      </w:pPr>
      <w:bookmarkStart w:id="62" w:name="_Toc30018996"/>
      <w:bookmarkStart w:id="63" w:name="_Toc171277179"/>
      <w:bookmarkStart w:id="64" w:name="_Toc1373806446"/>
      <w:bookmarkStart w:id="65" w:name="_Toc599930635"/>
      <w:bookmarkStart w:id="66" w:name="_Toc1988742732"/>
      <w:bookmarkStart w:id="67" w:name="_Toc165270498"/>
      <w:r>
        <w:t>业务</w:t>
      </w:r>
      <w:bookmarkEnd w:id="62"/>
      <w:bookmarkEnd w:id="63"/>
      <w:bookmarkEnd w:id="64"/>
      <w:r>
        <w:t>分析</w:t>
      </w:r>
      <w:bookmarkEnd w:id="65"/>
      <w:bookmarkEnd w:id="66"/>
      <w:bookmarkEnd w:id="67"/>
    </w:p>
    <w:p>
      <w:pPr>
        <w:pStyle w:val="5"/>
        <w:numPr>
          <w:ilvl w:val="1"/>
          <w:numId w:val="5"/>
        </w:numPr>
      </w:pPr>
      <w:bookmarkStart w:id="68" w:name="_Toc598459780"/>
      <w:bookmarkStart w:id="69" w:name="_Toc1363614816"/>
      <w:bookmarkStart w:id="70" w:name="_Toc1968249025"/>
      <w:bookmarkStart w:id="71" w:name="_Toc30018997"/>
      <w:bookmarkStart w:id="72" w:name="_Toc1004904315"/>
      <w:bookmarkStart w:id="73" w:name="_Toc1027460473"/>
      <w:r>
        <w:t>业务概述</w:t>
      </w:r>
      <w:bookmarkEnd w:id="68"/>
      <w:bookmarkEnd w:id="69"/>
      <w:bookmarkEnd w:id="70"/>
      <w:bookmarkEnd w:id="71"/>
      <w:bookmarkEnd w:id="72"/>
      <w:bookmarkEnd w:id="73"/>
    </w:p>
    <w:p>
      <w:pPr>
        <w:ind w:firstLine="480" w:firstLineChars="0"/>
        <w:rPr>
          <w:lang w:val="en-US"/>
        </w:rPr>
      </w:pPr>
      <w:r>
        <w:t>警务人员根据已掌握的人证、人像、人体、车牌、侦码等要素条件、时间空间条件、业务关注条件，基于单条件或多条件组合，通过查询比对、碰撞关联和技战法，生成符合线索条件的要素结果。基于该要素结果，通过全息档案生成要素所属实体描述，通过关系挖掘、关系拓展、轨迹分析生成基于数据融合、碰撞、关联的情报线索，实现感知数据深度挖掘和信息价值转换，支撑</w:t>
      </w:r>
      <w:r>
        <w:rPr>
          <w:rFonts w:hint="default"/>
        </w:rPr>
        <w:t>警务决策活动。</w:t>
      </w:r>
    </w:p>
    <w:p>
      <w:pPr>
        <w:pStyle w:val="5"/>
        <w:numPr>
          <w:ilvl w:val="1"/>
          <w:numId w:val="5"/>
        </w:numPr>
      </w:pPr>
      <w:bookmarkStart w:id="74" w:name="_Toc30018998"/>
      <w:bookmarkStart w:id="75" w:name="_Toc612164184"/>
      <w:bookmarkStart w:id="76" w:name="_Toc1647603559"/>
      <w:bookmarkStart w:id="77" w:name="_Toc1615422197"/>
      <w:bookmarkStart w:id="78" w:name="_Toc523264787"/>
      <w:bookmarkStart w:id="79" w:name="_Toc328731728"/>
      <w:r>
        <w:t>整体业务</w:t>
      </w:r>
      <w:bookmarkEnd w:id="74"/>
      <w:r>
        <w:t>流程</w:t>
      </w:r>
      <w:bookmarkEnd w:id="75"/>
      <w:bookmarkEnd w:id="76"/>
      <w:bookmarkEnd w:id="77"/>
      <w:bookmarkEnd w:id="78"/>
      <w:bookmarkEnd w:id="79"/>
    </w:p>
    <w:p>
      <w:r>
        <w:drawing>
          <wp:inline distT="0" distB="0" distL="114300" distR="114300">
            <wp:extent cx="5263515" cy="2642235"/>
            <wp:effectExtent l="0" t="0" r="19685" b="2476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2"/>
                    <a:stretch>
                      <a:fillRect/>
                    </a:stretch>
                  </pic:blipFill>
                  <pic:spPr>
                    <a:xfrm>
                      <a:off x="0" y="0"/>
                      <a:ext cx="5263515" cy="2642235"/>
                    </a:xfrm>
                    <a:prstGeom prst="rect">
                      <a:avLst/>
                    </a:prstGeom>
                    <a:noFill/>
                    <a:ln w="9525">
                      <a:noFill/>
                    </a:ln>
                  </pic:spPr>
                </pic:pic>
              </a:graphicData>
            </a:graphic>
          </wp:inline>
        </w:drawing>
      </w:r>
    </w:p>
    <w:p>
      <w:pPr>
        <w:pStyle w:val="5"/>
        <w:numPr>
          <w:ilvl w:val="1"/>
          <w:numId w:val="5"/>
        </w:numPr>
      </w:pPr>
      <w:bookmarkStart w:id="80" w:name="_Toc49287711"/>
      <w:bookmarkStart w:id="81" w:name="_Toc1666212412"/>
      <w:bookmarkStart w:id="82" w:name="_Toc1618871695"/>
      <w:bookmarkStart w:id="83" w:name="_Toc565740644"/>
      <w:bookmarkStart w:id="84" w:name="_Toc1912599605"/>
      <w:r>
        <w:t>数据流程</w:t>
      </w:r>
      <w:bookmarkEnd w:id="80"/>
      <w:bookmarkEnd w:id="81"/>
      <w:bookmarkEnd w:id="82"/>
      <w:bookmarkEnd w:id="83"/>
      <w:bookmarkEnd w:id="84"/>
    </w:p>
    <w:p>
      <w:r>
        <w:drawing>
          <wp:inline distT="0" distB="0" distL="114300" distR="114300">
            <wp:extent cx="5927725" cy="2081530"/>
            <wp:effectExtent l="0" t="0" r="15875" b="1270"/>
            <wp:docPr id="2" name="图片 2" descr="企业微信截图_16037017377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企业微信截图_16037017377747"/>
                    <pic:cNvPicPr>
                      <a:picLocks noChangeAspect="1"/>
                    </pic:cNvPicPr>
                  </pic:nvPicPr>
                  <pic:blipFill>
                    <a:blip r:embed="rId13"/>
                    <a:stretch>
                      <a:fillRect/>
                    </a:stretch>
                  </pic:blipFill>
                  <pic:spPr>
                    <a:xfrm>
                      <a:off x="0" y="0"/>
                      <a:ext cx="5927725" cy="2081530"/>
                    </a:xfrm>
                    <a:prstGeom prst="rect">
                      <a:avLst/>
                    </a:prstGeom>
                  </pic:spPr>
                </pic:pic>
              </a:graphicData>
            </a:graphic>
          </wp:inline>
        </w:drawing>
      </w:r>
    </w:p>
    <w:p>
      <w:pPr>
        <w:pStyle w:val="4"/>
        <w:numPr>
          <w:ilvl w:val="0"/>
          <w:numId w:val="5"/>
        </w:numPr>
      </w:pPr>
      <w:bookmarkStart w:id="85" w:name="_Toc1526332939"/>
      <w:bookmarkStart w:id="86" w:name="_Toc845251604"/>
      <w:bookmarkStart w:id="87" w:name="_Toc1906254022"/>
      <w:bookmarkStart w:id="88" w:name="_Toc30019023"/>
      <w:bookmarkStart w:id="89" w:name="_Toc1597354682"/>
      <w:bookmarkStart w:id="90" w:name="_Toc1492898439"/>
      <w:r>
        <w:t>总体设计</w:t>
      </w:r>
      <w:bookmarkEnd w:id="85"/>
      <w:bookmarkEnd w:id="86"/>
      <w:bookmarkEnd w:id="87"/>
    </w:p>
    <w:p>
      <w:pPr>
        <w:pStyle w:val="5"/>
        <w:numPr>
          <w:ilvl w:val="1"/>
          <w:numId w:val="0"/>
        </w:numPr>
        <w:ind w:leftChars="0"/>
      </w:pPr>
      <w:bookmarkStart w:id="91" w:name="_Toc1385542358"/>
      <w:bookmarkStart w:id="92" w:name="_Toc539383523"/>
      <w:bookmarkStart w:id="93" w:name="_Toc102818161"/>
      <w:r>
        <w:t>4.1</w:t>
      </w:r>
      <w:r>
        <w:rPr>
          <w:rFonts w:hint="default"/>
        </w:rPr>
        <w:t>业务架构</w:t>
      </w:r>
      <w:bookmarkEnd w:id="91"/>
      <w:bookmarkEnd w:id="92"/>
      <w:bookmarkEnd w:id="93"/>
    </w:p>
    <w:p>
      <w:pPr>
        <w:pStyle w:val="6"/>
        <w:numPr>
          <w:ilvl w:val="2"/>
          <w:numId w:val="0"/>
        </w:numPr>
        <w:ind w:leftChars="0"/>
        <w:rPr>
          <w:rFonts w:hint="eastAsia"/>
          <w:lang w:val="en-US" w:eastAsia="zh-Hans"/>
        </w:rPr>
      </w:pPr>
      <w:bookmarkStart w:id="94" w:name="_Toc1487979739"/>
      <w:bookmarkStart w:id="95" w:name="_Toc1645226485"/>
      <w:bookmarkStart w:id="96" w:name="_Toc890397074"/>
      <w:r>
        <w:rPr>
          <w:rFonts w:hint="default"/>
          <w:lang w:eastAsia="zh-Hans"/>
        </w:rPr>
        <w:t>4.1.1</w:t>
      </w:r>
      <w:r>
        <w:rPr>
          <w:rFonts w:hint="eastAsia"/>
          <w:lang w:val="en-US" w:eastAsia="zh-Hans"/>
        </w:rPr>
        <w:t>在整体</w:t>
      </w:r>
      <w:r>
        <w:rPr>
          <w:rFonts w:hint="eastAsia"/>
          <w:lang w:val="en-US" w:eastAsia="zh-CN"/>
        </w:rPr>
        <w:t>业务</w:t>
      </w:r>
      <w:r>
        <w:rPr>
          <w:rFonts w:hint="eastAsia"/>
          <w:lang w:val="en-US" w:eastAsia="zh-Hans"/>
        </w:rPr>
        <w:t>的位置</w:t>
      </w:r>
      <w:bookmarkEnd w:id="94"/>
      <w:bookmarkEnd w:id="95"/>
      <w:bookmarkEnd w:id="96"/>
    </w:p>
    <w:p>
      <w:r>
        <w:drawing>
          <wp:inline distT="0" distB="0" distL="114300" distR="114300">
            <wp:extent cx="5274310" cy="2586990"/>
            <wp:effectExtent l="0" t="0" r="8890" b="381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4"/>
                    <a:stretch>
                      <a:fillRect/>
                    </a:stretch>
                  </pic:blipFill>
                  <pic:spPr>
                    <a:xfrm>
                      <a:off x="0" y="0"/>
                      <a:ext cx="5274310" cy="2586990"/>
                    </a:xfrm>
                    <a:prstGeom prst="rect">
                      <a:avLst/>
                    </a:prstGeom>
                    <a:noFill/>
                    <a:ln w="9525">
                      <a:noFill/>
                    </a:ln>
                  </pic:spPr>
                </pic:pic>
              </a:graphicData>
            </a:graphic>
          </wp:inline>
        </w:drawing>
      </w:r>
    </w:p>
    <w:p>
      <w:pPr>
        <w:pStyle w:val="6"/>
        <w:numPr>
          <w:ilvl w:val="2"/>
          <w:numId w:val="0"/>
        </w:numPr>
        <w:ind w:leftChars="0"/>
        <w:rPr>
          <w:rFonts w:hint="eastAsia"/>
          <w:lang w:val="en-US" w:eastAsia="zh-Hans"/>
        </w:rPr>
      </w:pPr>
      <w:bookmarkStart w:id="97" w:name="_Toc1237570422"/>
      <w:bookmarkStart w:id="98" w:name="_Toc1028404058"/>
      <w:bookmarkStart w:id="99" w:name="_Toc322094623"/>
      <w:r>
        <w:rPr>
          <w:rFonts w:hint="default"/>
          <w:lang w:eastAsia="zh-Hans"/>
        </w:rPr>
        <w:t>4.1.2关联的其他业务</w:t>
      </w:r>
      <w:bookmarkEnd w:id="97"/>
      <w:bookmarkEnd w:id="98"/>
      <w:bookmarkEnd w:id="99"/>
    </w:p>
    <w:p>
      <w:r>
        <w:drawing>
          <wp:inline distT="0" distB="0" distL="114300" distR="114300">
            <wp:extent cx="5269230" cy="2557780"/>
            <wp:effectExtent l="0" t="0" r="13970" b="762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5"/>
                    <a:stretch>
                      <a:fillRect/>
                    </a:stretch>
                  </pic:blipFill>
                  <pic:spPr>
                    <a:xfrm>
                      <a:off x="0" y="0"/>
                      <a:ext cx="5269230" cy="2557780"/>
                    </a:xfrm>
                    <a:prstGeom prst="rect">
                      <a:avLst/>
                    </a:prstGeom>
                    <a:noFill/>
                    <a:ln w="9525">
                      <a:noFill/>
                    </a:ln>
                  </pic:spPr>
                </pic:pic>
              </a:graphicData>
            </a:graphic>
          </wp:inline>
        </w:drawing>
      </w:r>
    </w:p>
    <w:p>
      <w:pPr>
        <w:pStyle w:val="2"/>
      </w:pPr>
    </w:p>
    <w:p>
      <w:pPr>
        <w:pStyle w:val="5"/>
        <w:numPr>
          <w:ilvl w:val="1"/>
          <w:numId w:val="0"/>
        </w:numPr>
        <w:ind w:leftChars="0"/>
      </w:pPr>
      <w:bookmarkStart w:id="100" w:name="_Toc1785538321"/>
      <w:bookmarkStart w:id="101" w:name="_Toc1438611750"/>
      <w:bookmarkStart w:id="102" w:name="_Toc1466961359"/>
      <w:r>
        <w:t>4.2功能</w:t>
      </w:r>
      <w:r>
        <w:rPr>
          <w:rFonts w:hint="default"/>
        </w:rPr>
        <w:t>架构</w:t>
      </w:r>
      <w:bookmarkEnd w:id="88"/>
      <w:bookmarkEnd w:id="89"/>
      <w:bookmarkEnd w:id="90"/>
      <w:bookmarkEnd w:id="100"/>
      <w:bookmarkEnd w:id="101"/>
      <w:bookmarkEnd w:id="102"/>
    </w:p>
    <w:p>
      <w:pPr>
        <w:pStyle w:val="2"/>
        <w:ind w:left="0" w:leftChars="0" w:firstLine="0" w:firstLineChars="0"/>
      </w:pPr>
      <w:r>
        <w:drawing>
          <wp:inline distT="0" distB="0" distL="114300" distR="114300">
            <wp:extent cx="5267325" cy="2198370"/>
            <wp:effectExtent l="0" t="0" r="15875" b="11430"/>
            <wp:docPr id="6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7"/>
                    <pic:cNvPicPr>
                      <a:picLocks noChangeAspect="1"/>
                    </pic:cNvPicPr>
                  </pic:nvPicPr>
                  <pic:blipFill>
                    <a:blip r:embed="rId16"/>
                    <a:stretch>
                      <a:fillRect/>
                    </a:stretch>
                  </pic:blipFill>
                  <pic:spPr>
                    <a:xfrm>
                      <a:off x="0" y="0"/>
                      <a:ext cx="5267325" cy="2198370"/>
                    </a:xfrm>
                    <a:prstGeom prst="rect">
                      <a:avLst/>
                    </a:prstGeom>
                    <a:noFill/>
                    <a:ln w="9525">
                      <a:noFill/>
                    </a:ln>
                  </pic:spPr>
                </pic:pic>
              </a:graphicData>
            </a:graphic>
          </wp:inline>
        </w:drawing>
      </w:r>
    </w:p>
    <w:p>
      <w:pPr>
        <w:pStyle w:val="5"/>
        <w:numPr>
          <w:ilvl w:val="1"/>
          <w:numId w:val="0"/>
        </w:numPr>
        <w:ind w:leftChars="0"/>
      </w:pPr>
      <w:bookmarkStart w:id="103" w:name="_Toc2107293153"/>
      <w:r>
        <w:t>4.3</w:t>
      </w:r>
      <w:r>
        <w:rPr>
          <w:rFonts w:hint="eastAsia"/>
          <w:lang w:val="en-US" w:eastAsia="zh-Hans"/>
        </w:rPr>
        <w:t>关键业务流程</w:t>
      </w:r>
      <w:bookmarkEnd w:id="103"/>
    </w:p>
    <w:p>
      <w:pPr>
        <w:pStyle w:val="6"/>
        <w:numPr>
          <w:ilvl w:val="2"/>
          <w:numId w:val="0"/>
        </w:numPr>
        <w:bidi w:val="0"/>
        <w:ind w:leftChars="0"/>
        <w:rPr>
          <w:rFonts w:hint="eastAsia"/>
          <w:lang w:val="en-US" w:eastAsia="zh-Hans"/>
        </w:rPr>
      </w:pPr>
      <w:bookmarkStart w:id="104" w:name="_Toc975716147"/>
      <w:r>
        <w:t>4.3.1</w:t>
      </w:r>
      <w:r>
        <w:rPr>
          <w:rFonts w:hint="eastAsia"/>
          <w:lang w:val="en-US" w:eastAsia="zh-Hans"/>
        </w:rPr>
        <w:t>人员建档</w:t>
      </w:r>
      <w:bookmarkEnd w:id="104"/>
    </w:p>
    <w:p>
      <w:pPr>
        <w:widowControl w:val="0"/>
        <w:numPr>
          <w:ilvl w:val="0"/>
          <w:numId w:val="6"/>
        </w:numPr>
        <w:spacing w:line="360" w:lineRule="auto"/>
        <w:ind w:left="420" w:leftChars="0" w:hanging="420" w:firstLineChars="0"/>
        <w:jc w:val="both"/>
        <w:rPr>
          <w:rFonts w:hint="eastAsia"/>
          <w:lang w:val="en-US" w:eastAsia="zh-Hans"/>
        </w:rPr>
      </w:pPr>
      <w:r>
        <w:rPr>
          <w:rFonts w:hint="eastAsia"/>
          <w:lang w:val="en-US" w:eastAsia="zh-Hans"/>
        </w:rPr>
        <w:t>人员建档流程</w:t>
      </w:r>
    </w:p>
    <w:p>
      <w:pPr>
        <w:pStyle w:val="2"/>
        <w:ind w:left="0" w:leftChars="0" w:firstLine="0" w:firstLineChars="0"/>
        <w:jc w:val="left"/>
        <w:rPr>
          <w:rFonts w:hint="eastAsia"/>
          <w:lang w:eastAsia="zh-Hans"/>
        </w:rPr>
      </w:pPr>
      <w:r>
        <w:drawing>
          <wp:inline distT="0" distB="0" distL="114300" distR="114300">
            <wp:extent cx="5271770" cy="2430780"/>
            <wp:effectExtent l="0" t="0" r="1143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7"/>
                    <a:stretch>
                      <a:fillRect/>
                    </a:stretch>
                  </pic:blipFill>
                  <pic:spPr>
                    <a:xfrm>
                      <a:off x="0" y="0"/>
                      <a:ext cx="5271770" cy="2430780"/>
                    </a:xfrm>
                    <a:prstGeom prst="rect">
                      <a:avLst/>
                    </a:prstGeom>
                    <a:noFill/>
                    <a:ln w="9525">
                      <a:noFill/>
                    </a:ln>
                  </pic:spPr>
                </pic:pic>
              </a:graphicData>
            </a:graphic>
          </wp:inline>
        </w:drawing>
      </w:r>
    </w:p>
    <w:p>
      <w:pPr>
        <w:widowControl w:val="0"/>
        <w:numPr>
          <w:ilvl w:val="0"/>
          <w:numId w:val="6"/>
        </w:numPr>
        <w:spacing w:line="360" w:lineRule="auto"/>
        <w:ind w:left="420" w:leftChars="0" w:hanging="420" w:firstLineChars="0"/>
        <w:jc w:val="both"/>
        <w:rPr>
          <w:rFonts w:hint="eastAsia"/>
          <w:lang w:val="en-US" w:eastAsia="zh-Hans"/>
        </w:rPr>
      </w:pPr>
      <w:r>
        <w:rPr>
          <w:rFonts w:hint="eastAsia"/>
          <w:lang w:val="en-US" w:eastAsia="zh-Hans"/>
        </w:rPr>
        <w:t>数据来源</w:t>
      </w:r>
    </w:p>
    <w:p>
      <w:pPr>
        <w:pStyle w:val="2"/>
        <w:ind w:left="0" w:leftChars="0" w:firstLine="480" w:firstLineChars="200"/>
        <w:rPr>
          <w:rFonts w:hint="default"/>
          <w:lang w:eastAsia="zh-Hans"/>
        </w:rPr>
      </w:pPr>
      <w:r>
        <w:rPr>
          <w:rFonts w:hint="eastAsia"/>
          <w:lang w:val="en-US" w:eastAsia="zh-Hans"/>
        </w:rPr>
        <w:t>来源于前端设备抓拍数据</w:t>
      </w:r>
      <w:r>
        <w:rPr>
          <w:rFonts w:hint="default"/>
          <w:lang w:eastAsia="zh-Hans"/>
        </w:rPr>
        <w:t>，</w:t>
      </w:r>
      <w:r>
        <w:rPr>
          <w:rFonts w:hint="eastAsia"/>
          <w:lang w:val="en-US" w:eastAsia="zh-Hans"/>
        </w:rPr>
        <w:t>视频结构化数据</w:t>
      </w:r>
      <w:r>
        <w:rPr>
          <w:rFonts w:hint="default"/>
          <w:lang w:eastAsia="zh-Hans"/>
        </w:rPr>
        <w:t>，</w:t>
      </w:r>
      <w:r>
        <w:rPr>
          <w:rFonts w:hint="eastAsia"/>
          <w:lang w:val="en-US" w:eastAsia="zh-Hans"/>
        </w:rPr>
        <w:t>车辆主副驾驶人像数据，离线导入数据</w:t>
      </w:r>
      <w:r>
        <w:rPr>
          <w:rFonts w:hint="default"/>
          <w:lang w:eastAsia="zh-Hans"/>
        </w:rPr>
        <w:t>，</w:t>
      </w:r>
      <w:r>
        <w:rPr>
          <w:rFonts w:hint="eastAsia"/>
          <w:lang w:val="en-US" w:eastAsia="zh-Hans"/>
        </w:rPr>
        <w:t>接口对接数据</w:t>
      </w:r>
      <w:r>
        <w:rPr>
          <w:rFonts w:hint="default"/>
          <w:lang w:eastAsia="zh-Hans"/>
        </w:rPr>
        <w:t>，</w:t>
      </w:r>
      <w:r>
        <w:rPr>
          <w:rFonts w:hint="eastAsia"/>
          <w:lang w:val="en-US" w:eastAsia="zh-Hans"/>
        </w:rPr>
        <w:t>应用自建数据等，通过人脸聚类算法后</w:t>
      </w:r>
      <w:r>
        <w:rPr>
          <w:rFonts w:hint="default"/>
          <w:lang w:eastAsia="zh-Hans"/>
        </w:rPr>
        <w:t>，</w:t>
      </w:r>
      <w:r>
        <w:rPr>
          <w:rFonts w:hint="eastAsia"/>
          <w:lang w:val="en-US" w:eastAsia="zh-Hans"/>
        </w:rPr>
        <w:t>对于满足设定相似度的人脸进行组合形成的人员视频身份档案</w:t>
      </w:r>
      <w:r>
        <w:rPr>
          <w:rFonts w:hint="default"/>
          <w:lang w:eastAsia="zh-Hans"/>
        </w:rPr>
        <w:t>。</w:t>
      </w:r>
    </w:p>
    <w:p>
      <w:pPr>
        <w:pStyle w:val="2"/>
        <w:numPr>
          <w:ilvl w:val="0"/>
          <w:numId w:val="6"/>
        </w:numPr>
        <w:ind w:left="420" w:leftChars="0" w:hanging="420" w:firstLineChars="0"/>
        <w:rPr>
          <w:rFonts w:hint="eastAsia"/>
          <w:lang w:val="en-US" w:eastAsia="zh-Hans"/>
        </w:rPr>
      </w:pPr>
      <w:r>
        <w:rPr>
          <w:rFonts w:hint="eastAsia"/>
          <w:lang w:val="en-US" w:eastAsia="zh-Hans"/>
        </w:rPr>
        <w:t>描述属性</w:t>
      </w:r>
    </w:p>
    <w:p>
      <w:pPr>
        <w:pStyle w:val="2"/>
        <w:numPr>
          <w:ilvl w:val="0"/>
          <w:numId w:val="0"/>
        </w:numPr>
        <w:ind w:leftChars="0"/>
        <w:rPr>
          <w:rFonts w:hint="default"/>
          <w:lang w:eastAsia="zh-Hans"/>
        </w:rPr>
      </w:pPr>
      <w:r>
        <w:rPr>
          <w:rFonts w:hint="eastAsia"/>
          <w:b/>
          <w:bCs/>
          <w:color w:val="auto"/>
          <w:lang w:val="en-US" w:eastAsia="zh-Hans"/>
        </w:rPr>
        <w:t>人脸封面图片</w:t>
      </w:r>
      <w:r>
        <w:rPr>
          <w:rFonts w:hint="default"/>
          <w:lang w:eastAsia="zh-Hans"/>
        </w:rPr>
        <w:t>，</w:t>
      </w:r>
      <w:r>
        <w:rPr>
          <w:rFonts w:hint="eastAsia"/>
          <w:lang w:val="en-US" w:eastAsia="zh-Hans"/>
        </w:rPr>
        <w:t>无证件照默认取图片质量分数最高的抓拍人脸作为档案封面，支持多个</w:t>
      </w:r>
      <w:r>
        <w:rPr>
          <w:rFonts w:hint="default"/>
          <w:lang w:eastAsia="zh-Hans"/>
        </w:rPr>
        <w:t>。</w:t>
      </w:r>
    </w:p>
    <w:p>
      <w:pPr>
        <w:pStyle w:val="2"/>
        <w:numPr>
          <w:ilvl w:val="0"/>
          <w:numId w:val="0"/>
        </w:numPr>
        <w:ind w:left="120" w:leftChars="0" w:hanging="120" w:hangingChars="50"/>
        <w:rPr>
          <w:rFonts w:hint="eastAsia"/>
          <w:b/>
          <w:bCs/>
          <w:lang w:val="en-US" w:eastAsia="zh-Hans"/>
        </w:rPr>
      </w:pPr>
      <w:r>
        <w:rPr>
          <w:rFonts w:hint="eastAsia"/>
          <w:b/>
          <w:bCs/>
          <w:lang w:val="en-US" w:eastAsia="zh-Hans"/>
        </w:rPr>
        <w:t>姓名</w:t>
      </w:r>
      <w:r>
        <w:rPr>
          <w:rFonts w:hint="default"/>
          <w:b/>
          <w:bCs/>
          <w:lang w:eastAsia="zh-Hans"/>
        </w:rPr>
        <w:t>、</w:t>
      </w:r>
      <w:r>
        <w:rPr>
          <w:rFonts w:hint="eastAsia"/>
          <w:b/>
          <w:bCs/>
          <w:lang w:val="en-US" w:eastAsia="zh-Hans"/>
        </w:rPr>
        <w:t>证件类型</w:t>
      </w:r>
      <w:r>
        <w:rPr>
          <w:rFonts w:hint="default"/>
          <w:b/>
          <w:bCs/>
          <w:lang w:eastAsia="zh-Hans"/>
        </w:rPr>
        <w:t>、</w:t>
      </w:r>
      <w:r>
        <w:rPr>
          <w:rFonts w:hint="eastAsia"/>
          <w:b/>
          <w:bCs/>
          <w:lang w:val="en-US" w:eastAsia="zh-Hans"/>
        </w:rPr>
        <w:t>证件号码</w:t>
      </w:r>
      <w:r>
        <w:rPr>
          <w:rFonts w:hint="default"/>
          <w:b/>
          <w:bCs/>
          <w:lang w:eastAsia="zh-Hans"/>
        </w:rPr>
        <w:t>、</w:t>
      </w:r>
      <w:r>
        <w:rPr>
          <w:rFonts w:hint="eastAsia"/>
          <w:b/>
          <w:bCs/>
          <w:lang w:val="en-US" w:eastAsia="zh-Hans"/>
        </w:rPr>
        <w:t>联系电话（支持多个）</w:t>
      </w:r>
      <w:r>
        <w:rPr>
          <w:rFonts w:hint="default"/>
          <w:b/>
          <w:bCs/>
          <w:lang w:eastAsia="zh-Hans"/>
        </w:rPr>
        <w:t>、</w:t>
      </w:r>
      <w:r>
        <w:rPr>
          <w:rFonts w:hint="eastAsia"/>
          <w:b/>
          <w:bCs/>
          <w:lang w:val="en-US" w:eastAsia="zh-Hans"/>
        </w:rPr>
        <w:t>户籍地址</w:t>
      </w:r>
      <w:r>
        <w:rPr>
          <w:rFonts w:hint="default"/>
          <w:b/>
          <w:bCs/>
          <w:lang w:eastAsia="zh-Hans"/>
        </w:rPr>
        <w:t>、</w:t>
      </w:r>
      <w:r>
        <w:rPr>
          <w:rFonts w:hint="eastAsia"/>
          <w:b/>
          <w:bCs/>
          <w:lang w:val="en-US" w:eastAsia="zh-Hans"/>
        </w:rPr>
        <w:t>现住地址、性别</w:t>
      </w:r>
      <w:r>
        <w:rPr>
          <w:rFonts w:hint="default"/>
          <w:b/>
          <w:bCs/>
          <w:lang w:eastAsia="zh-Hans"/>
        </w:rPr>
        <w:t>、</w:t>
      </w:r>
      <w:r>
        <w:rPr>
          <w:rFonts w:hint="eastAsia"/>
          <w:b/>
          <w:bCs/>
          <w:lang w:val="en-US" w:eastAsia="zh-Hans"/>
        </w:rPr>
        <w:t>国籍</w:t>
      </w:r>
      <w:r>
        <w:rPr>
          <w:rFonts w:hint="default"/>
          <w:b/>
          <w:bCs/>
          <w:lang w:eastAsia="zh-Hans"/>
        </w:rPr>
        <w:t>、</w:t>
      </w:r>
      <w:r>
        <w:rPr>
          <w:rFonts w:hint="eastAsia"/>
          <w:b/>
          <w:bCs/>
          <w:lang w:val="en-US" w:eastAsia="zh-Hans"/>
        </w:rPr>
        <w:t>民族、籍贯省市县、人员标签（支持多个）、档案创建时间</w:t>
      </w:r>
      <w:r>
        <w:rPr>
          <w:rFonts w:hint="default"/>
          <w:b/>
          <w:bCs/>
          <w:lang w:eastAsia="zh-Hans"/>
        </w:rPr>
        <w:t>、</w:t>
      </w:r>
      <w:r>
        <w:rPr>
          <w:rFonts w:hint="eastAsia"/>
          <w:b/>
          <w:bCs/>
          <w:lang w:val="en-US" w:eastAsia="zh-Hans"/>
        </w:rPr>
        <w:t>首次出现时间</w:t>
      </w:r>
      <w:r>
        <w:rPr>
          <w:rFonts w:hint="default"/>
          <w:b/>
          <w:bCs/>
          <w:lang w:eastAsia="zh-Hans"/>
        </w:rPr>
        <w:t>、</w:t>
      </w:r>
      <w:r>
        <w:rPr>
          <w:rFonts w:hint="eastAsia"/>
          <w:b/>
          <w:bCs/>
          <w:lang w:val="en-US" w:eastAsia="zh-Hans"/>
        </w:rPr>
        <w:t>首次出现地点</w:t>
      </w:r>
      <w:r>
        <w:rPr>
          <w:rFonts w:hint="default"/>
          <w:b/>
          <w:bCs/>
          <w:lang w:eastAsia="zh-Hans"/>
        </w:rPr>
        <w:t>、</w:t>
      </w:r>
      <w:r>
        <w:rPr>
          <w:rFonts w:hint="eastAsia"/>
          <w:b/>
          <w:bCs/>
          <w:lang w:val="en-US" w:eastAsia="zh-Hans"/>
        </w:rPr>
        <w:t>最近出现时间</w:t>
      </w:r>
      <w:r>
        <w:rPr>
          <w:rFonts w:hint="default"/>
          <w:b/>
          <w:bCs/>
          <w:lang w:eastAsia="zh-Hans"/>
        </w:rPr>
        <w:t>、</w:t>
      </w:r>
      <w:r>
        <w:rPr>
          <w:rFonts w:hint="eastAsia"/>
          <w:b/>
          <w:bCs/>
          <w:lang w:val="en-US" w:eastAsia="zh-Hans"/>
        </w:rPr>
        <w:t>最近出现地点</w:t>
      </w:r>
      <w:r>
        <w:rPr>
          <w:rFonts w:hint="default"/>
          <w:b/>
          <w:bCs/>
          <w:lang w:eastAsia="zh-Hans"/>
        </w:rPr>
        <w:t>、</w:t>
      </w:r>
      <w:r>
        <w:rPr>
          <w:rFonts w:hint="eastAsia"/>
          <w:b/>
          <w:bCs/>
          <w:lang w:val="en-US" w:eastAsia="zh-Hans"/>
        </w:rPr>
        <w:t>数据来源等</w:t>
      </w:r>
    </w:p>
    <w:p>
      <w:pPr>
        <w:pStyle w:val="2"/>
        <w:numPr>
          <w:ilvl w:val="0"/>
          <w:numId w:val="0"/>
        </w:numPr>
        <w:ind w:left="120" w:leftChars="0" w:hanging="120" w:hangingChars="50"/>
        <w:rPr>
          <w:rFonts w:hint="eastAsia"/>
          <w:b/>
          <w:bCs/>
          <w:lang w:val="en-US" w:eastAsia="zh-Hans"/>
        </w:rPr>
      </w:pPr>
    </w:p>
    <w:p>
      <w:pPr>
        <w:pStyle w:val="6"/>
        <w:numPr>
          <w:ilvl w:val="2"/>
          <w:numId w:val="0"/>
        </w:numPr>
        <w:bidi w:val="0"/>
        <w:ind w:leftChars="0"/>
        <w:rPr>
          <w:rFonts w:hint="eastAsia"/>
          <w:lang w:val="en-US" w:eastAsia="zh-Hans"/>
        </w:rPr>
      </w:pPr>
      <w:bookmarkStart w:id="105" w:name="_Toc676154137"/>
      <w:r>
        <w:t>4.3.2</w:t>
      </w:r>
      <w:r>
        <w:rPr>
          <w:rFonts w:hint="eastAsia"/>
          <w:lang w:val="en-US" w:eastAsia="zh-Hans"/>
        </w:rPr>
        <w:t>车辆建档</w:t>
      </w:r>
      <w:bookmarkEnd w:id="105"/>
    </w:p>
    <w:p>
      <w:pPr>
        <w:bidi w:val="0"/>
      </w:pPr>
      <w:r>
        <w:drawing>
          <wp:inline distT="0" distB="0" distL="114300" distR="114300">
            <wp:extent cx="5272405" cy="3612515"/>
            <wp:effectExtent l="0" t="0" r="10795" b="19685"/>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18"/>
                    <a:stretch>
                      <a:fillRect/>
                    </a:stretch>
                  </pic:blipFill>
                  <pic:spPr>
                    <a:xfrm>
                      <a:off x="0" y="0"/>
                      <a:ext cx="5272405" cy="3612515"/>
                    </a:xfrm>
                    <a:prstGeom prst="rect">
                      <a:avLst/>
                    </a:prstGeom>
                    <a:noFill/>
                    <a:ln w="9525">
                      <a:noFill/>
                    </a:ln>
                  </pic:spPr>
                </pic:pic>
              </a:graphicData>
            </a:graphic>
          </wp:inline>
        </w:drawing>
      </w:r>
    </w:p>
    <w:p>
      <w:pPr>
        <w:pStyle w:val="2"/>
        <w:numPr>
          <w:ilvl w:val="0"/>
          <w:numId w:val="6"/>
        </w:numPr>
        <w:ind w:left="420" w:leftChars="0" w:hanging="420" w:firstLineChars="0"/>
        <w:rPr>
          <w:rFonts w:hint="eastAsia"/>
          <w:lang w:val="en-US" w:eastAsia="zh-Hans"/>
        </w:rPr>
      </w:pPr>
      <w:r>
        <w:rPr>
          <w:rFonts w:hint="eastAsia"/>
          <w:lang w:val="en-US" w:eastAsia="zh-Hans"/>
        </w:rPr>
        <w:t>描述属性</w:t>
      </w:r>
    </w:p>
    <w:p>
      <w:pPr>
        <w:widowControl w:val="0"/>
        <w:numPr>
          <w:ilvl w:val="0"/>
          <w:numId w:val="0"/>
        </w:numPr>
        <w:spacing w:line="360" w:lineRule="auto"/>
        <w:jc w:val="both"/>
        <w:rPr>
          <w:rFonts w:hint="eastAsia"/>
          <w:lang w:val="en-US" w:eastAsia="zh-Hans"/>
        </w:rPr>
      </w:pPr>
      <w:r>
        <w:rPr>
          <w:rFonts w:hint="eastAsia"/>
          <w:lang w:val="en-US" w:eastAsia="zh-Hans"/>
        </w:rPr>
        <w:t>车辆封面图片</w:t>
      </w:r>
      <w:r>
        <w:rPr>
          <w:rFonts w:hint="default"/>
          <w:lang w:eastAsia="zh-Hans"/>
        </w:rPr>
        <w:t>(</w:t>
      </w:r>
      <w:r>
        <w:rPr>
          <w:rFonts w:hint="eastAsia"/>
          <w:lang w:val="en-US" w:eastAsia="zh-Hans"/>
        </w:rPr>
        <w:t>支持多个</w:t>
      </w:r>
      <w:r>
        <w:rPr>
          <w:rFonts w:hint="default"/>
          <w:lang w:eastAsia="zh-Hans"/>
        </w:rPr>
        <w:t>)</w:t>
      </w:r>
      <w:r>
        <w:rPr>
          <w:rFonts w:hint="eastAsia"/>
          <w:lang w:eastAsia="zh-Hans"/>
        </w:rPr>
        <w:t>、</w:t>
      </w:r>
      <w:r>
        <w:rPr>
          <w:rFonts w:hint="eastAsia"/>
          <w:lang w:val="en-US" w:eastAsia="zh-Hans"/>
        </w:rPr>
        <w:t>车辆ID</w:t>
      </w:r>
      <w:r>
        <w:rPr>
          <w:rFonts w:hint="default"/>
          <w:lang w:eastAsia="zh-Hans"/>
        </w:rPr>
        <w:t>、</w:t>
      </w:r>
      <w:r>
        <w:rPr>
          <w:rFonts w:hint="eastAsia"/>
          <w:lang w:val="en-US" w:eastAsia="zh-Hans"/>
        </w:rPr>
        <w:t>车牌号码</w:t>
      </w:r>
      <w:r>
        <w:rPr>
          <w:rFonts w:hint="default"/>
          <w:lang w:eastAsia="zh-Hans"/>
        </w:rPr>
        <w:t>、</w:t>
      </w:r>
      <w:r>
        <w:rPr>
          <w:rFonts w:hint="eastAsia"/>
          <w:lang w:val="en-US" w:eastAsia="zh-Hans"/>
        </w:rPr>
        <w:t>车牌颜色、车辆类型</w:t>
      </w:r>
      <w:r>
        <w:rPr>
          <w:rFonts w:hint="default"/>
          <w:lang w:eastAsia="zh-Hans"/>
        </w:rPr>
        <w:t>、</w:t>
      </w:r>
      <w:r>
        <w:rPr>
          <w:rFonts w:hint="eastAsia"/>
          <w:lang w:val="en-US" w:eastAsia="zh-Hans"/>
        </w:rPr>
        <w:t>车身颜色</w:t>
      </w:r>
      <w:r>
        <w:rPr>
          <w:rFonts w:hint="default"/>
          <w:lang w:eastAsia="zh-Hans"/>
        </w:rPr>
        <w:t>、</w:t>
      </w:r>
      <w:r>
        <w:rPr>
          <w:rFonts w:hint="eastAsia"/>
          <w:lang w:val="en-US" w:eastAsia="zh-Hans"/>
        </w:rPr>
        <w:t>车辆品牌</w:t>
      </w:r>
      <w:r>
        <w:rPr>
          <w:rFonts w:hint="default"/>
          <w:lang w:eastAsia="zh-Hans"/>
        </w:rPr>
        <w:t>、</w:t>
      </w:r>
      <w:r>
        <w:rPr>
          <w:rFonts w:hint="eastAsia"/>
          <w:lang w:val="en-US" w:eastAsia="zh-Hans"/>
        </w:rPr>
        <w:t>车主证件类型、车主证件号码、车主姓名、车主电话号码（支持多个）、档案创建时间</w:t>
      </w:r>
      <w:r>
        <w:rPr>
          <w:rFonts w:hint="default"/>
          <w:lang w:eastAsia="zh-Hans"/>
        </w:rPr>
        <w:t>、</w:t>
      </w:r>
      <w:r>
        <w:rPr>
          <w:rFonts w:hint="eastAsia"/>
          <w:lang w:val="en-US" w:eastAsia="zh-Hans"/>
        </w:rPr>
        <w:t>首次出现时间</w:t>
      </w:r>
      <w:r>
        <w:rPr>
          <w:rFonts w:hint="default"/>
          <w:lang w:eastAsia="zh-Hans"/>
        </w:rPr>
        <w:t>、</w:t>
      </w:r>
      <w:r>
        <w:rPr>
          <w:rFonts w:hint="eastAsia"/>
          <w:lang w:val="en-US" w:eastAsia="zh-Hans"/>
        </w:rPr>
        <w:t>首次出现地点</w:t>
      </w:r>
      <w:r>
        <w:rPr>
          <w:rFonts w:hint="default"/>
          <w:lang w:eastAsia="zh-Hans"/>
        </w:rPr>
        <w:t>、</w:t>
      </w:r>
      <w:r>
        <w:rPr>
          <w:rFonts w:hint="eastAsia"/>
          <w:lang w:val="en-US" w:eastAsia="zh-Hans"/>
        </w:rPr>
        <w:t>最近出现时间</w:t>
      </w:r>
      <w:r>
        <w:rPr>
          <w:rFonts w:hint="default"/>
          <w:lang w:eastAsia="zh-Hans"/>
        </w:rPr>
        <w:t>、</w:t>
      </w:r>
      <w:r>
        <w:rPr>
          <w:rFonts w:hint="eastAsia"/>
          <w:lang w:val="en-US" w:eastAsia="zh-Hans"/>
        </w:rPr>
        <w:t>最近出现地点、车辆标签（支持多个）</w:t>
      </w:r>
    </w:p>
    <w:p>
      <w:pPr>
        <w:pStyle w:val="6"/>
        <w:numPr>
          <w:ilvl w:val="2"/>
          <w:numId w:val="0"/>
        </w:numPr>
        <w:bidi w:val="0"/>
        <w:ind w:leftChars="0"/>
        <w:rPr>
          <w:rFonts w:hint="eastAsia"/>
          <w:lang w:val="en-US" w:eastAsia="zh-Hans"/>
        </w:rPr>
      </w:pPr>
      <w:bookmarkStart w:id="106" w:name="_Toc1786604282"/>
      <w:r>
        <w:t>4.3.3</w:t>
      </w:r>
      <w:r>
        <w:rPr>
          <w:rFonts w:hint="eastAsia"/>
          <w:lang w:val="en-US" w:eastAsia="zh-Hans"/>
        </w:rPr>
        <w:t>侦码建档</w:t>
      </w:r>
      <w:bookmarkEnd w:id="106"/>
    </w:p>
    <w:p>
      <w:pPr>
        <w:pStyle w:val="2"/>
        <w:ind w:left="0" w:leftChars="0" w:firstLine="0" w:firstLineChars="0"/>
        <w:rPr>
          <w:rFonts w:hint="default"/>
          <w:lang w:val="en-US" w:eastAsia="zh-Hans"/>
        </w:rPr>
      </w:pPr>
      <w:r>
        <w:drawing>
          <wp:inline distT="0" distB="0" distL="114300" distR="114300">
            <wp:extent cx="5264785" cy="2078355"/>
            <wp:effectExtent l="0" t="0" r="18415" b="4445"/>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19"/>
                    <a:stretch>
                      <a:fillRect/>
                    </a:stretch>
                  </pic:blipFill>
                  <pic:spPr>
                    <a:xfrm>
                      <a:off x="0" y="0"/>
                      <a:ext cx="5264785" cy="2078355"/>
                    </a:xfrm>
                    <a:prstGeom prst="rect">
                      <a:avLst/>
                    </a:prstGeom>
                    <a:noFill/>
                    <a:ln w="9525">
                      <a:noFill/>
                    </a:ln>
                  </pic:spPr>
                </pic:pic>
              </a:graphicData>
            </a:graphic>
          </wp:inline>
        </w:drawing>
      </w:r>
    </w:p>
    <w:p>
      <w:pPr>
        <w:widowControl w:val="0"/>
        <w:numPr>
          <w:ilvl w:val="0"/>
          <w:numId w:val="6"/>
        </w:numPr>
        <w:spacing w:line="360" w:lineRule="auto"/>
        <w:ind w:left="420" w:leftChars="0" w:hanging="420" w:firstLineChars="0"/>
        <w:jc w:val="both"/>
        <w:rPr>
          <w:rFonts w:hint="eastAsia"/>
          <w:lang w:val="en-US" w:eastAsia="zh-Hans"/>
        </w:rPr>
      </w:pPr>
      <w:r>
        <w:rPr>
          <w:rFonts w:hint="default"/>
          <w:lang w:eastAsia="zh-Hans"/>
        </w:rPr>
        <w:t>卡码</w:t>
      </w:r>
      <w:r>
        <w:rPr>
          <w:rFonts w:hint="eastAsia"/>
          <w:lang w:val="en-US" w:eastAsia="zh-Hans"/>
        </w:rPr>
        <w:t>档案</w:t>
      </w:r>
      <w:r>
        <w:rPr>
          <w:rFonts w:hint="default"/>
          <w:lang w:eastAsia="zh-Hans"/>
        </w:rPr>
        <w:t>-</w:t>
      </w:r>
      <w:r>
        <w:rPr>
          <w:rFonts w:hint="eastAsia"/>
          <w:lang w:val="en-US" w:eastAsia="zh-Hans"/>
        </w:rPr>
        <w:t>描述属性</w:t>
      </w:r>
    </w:p>
    <w:p>
      <w:pPr>
        <w:widowControl w:val="0"/>
        <w:numPr>
          <w:ilvl w:val="0"/>
          <w:numId w:val="0"/>
        </w:numPr>
        <w:spacing w:line="360" w:lineRule="auto"/>
        <w:jc w:val="both"/>
        <w:rPr>
          <w:rFonts w:hint="eastAsia"/>
          <w:lang w:val="en-US" w:eastAsia="zh-Hans"/>
        </w:rPr>
      </w:pPr>
      <w:r>
        <w:rPr>
          <w:rFonts w:hint="eastAsia"/>
          <w:b/>
          <w:bCs/>
          <w:lang w:val="en-US" w:eastAsia="zh-Hans"/>
        </w:rPr>
        <w:t>卡码</w:t>
      </w:r>
      <w:r>
        <w:rPr>
          <w:rFonts w:hint="default"/>
          <w:b/>
          <w:bCs/>
          <w:lang w:eastAsia="zh-Hans"/>
        </w:rPr>
        <w:t>ID</w:t>
      </w:r>
      <w:r>
        <w:rPr>
          <w:rFonts w:hint="eastAsia"/>
          <w:b/>
          <w:bCs/>
          <w:lang w:eastAsia="zh-Hans"/>
        </w:rPr>
        <w:t>（</w:t>
      </w:r>
      <w:r>
        <w:rPr>
          <w:rFonts w:hint="default"/>
          <w:b/>
          <w:bCs/>
          <w:lang w:eastAsia="zh-Hans"/>
        </w:rPr>
        <w:t>IMSI+</w:t>
      </w:r>
      <w:r>
        <w:rPr>
          <w:rFonts w:hint="eastAsia"/>
          <w:b/>
          <w:bCs/>
          <w:lang w:val="en-US" w:eastAsia="zh-Hans"/>
        </w:rPr>
        <w:t>手机号码</w:t>
      </w:r>
      <w:r>
        <w:rPr>
          <w:rFonts w:hint="eastAsia"/>
          <w:b/>
          <w:bCs/>
          <w:lang w:eastAsia="zh-Hans"/>
        </w:rPr>
        <w:t>）</w:t>
      </w:r>
      <w:r>
        <w:rPr>
          <w:rFonts w:hint="default"/>
          <w:b/>
          <w:bCs/>
          <w:lang w:eastAsia="zh-Hans"/>
        </w:rPr>
        <w:t>，</w:t>
      </w:r>
      <w:r>
        <w:rPr>
          <w:rFonts w:hint="eastAsia"/>
          <w:b/>
          <w:bCs/>
          <w:lang w:val="en-US" w:eastAsia="zh-Hans"/>
        </w:rPr>
        <w:t>imsi</w:t>
      </w:r>
      <w:r>
        <w:rPr>
          <w:rFonts w:hint="default"/>
          <w:b/>
          <w:bCs/>
          <w:lang w:eastAsia="zh-Hans"/>
        </w:rPr>
        <w:t>，</w:t>
      </w:r>
      <w:r>
        <w:rPr>
          <w:rFonts w:hint="eastAsia"/>
          <w:b/>
          <w:bCs/>
          <w:lang w:val="en-US" w:eastAsia="zh-Hans"/>
        </w:rPr>
        <w:t>手机号码</w:t>
      </w:r>
      <w:r>
        <w:rPr>
          <w:rFonts w:hint="default"/>
          <w:lang w:eastAsia="zh-Hans"/>
        </w:rPr>
        <w:t>，</w:t>
      </w:r>
      <w:r>
        <w:rPr>
          <w:rFonts w:hint="eastAsia"/>
          <w:lang w:val="en-US" w:eastAsia="zh-Hans"/>
        </w:rPr>
        <w:t>号码归属地</w:t>
      </w:r>
      <w:r>
        <w:rPr>
          <w:rFonts w:hint="default"/>
          <w:lang w:eastAsia="zh-Hans"/>
        </w:rPr>
        <w:t>，</w:t>
      </w:r>
      <w:r>
        <w:rPr>
          <w:rFonts w:hint="eastAsia"/>
          <w:lang w:val="en-US" w:eastAsia="zh-Hans"/>
        </w:rPr>
        <w:t>运营商</w:t>
      </w:r>
      <w:r>
        <w:rPr>
          <w:rFonts w:hint="default"/>
          <w:lang w:eastAsia="zh-Hans"/>
        </w:rPr>
        <w:t>，</w:t>
      </w:r>
      <w:r>
        <w:rPr>
          <w:rFonts w:hint="eastAsia"/>
          <w:lang w:val="en-US" w:eastAsia="zh-Hans"/>
        </w:rPr>
        <w:t>登记人姓名，登记人证件类型，登记人证件号码，使用人姓名，使用人证件类型，使用人证件号码，</w:t>
      </w:r>
      <w:r>
        <w:rPr>
          <w:rFonts w:hint="default"/>
          <w:lang w:eastAsia="zh-Hans"/>
        </w:rPr>
        <w:t>卡码</w:t>
      </w:r>
      <w:r>
        <w:rPr>
          <w:rFonts w:hint="eastAsia"/>
          <w:lang w:val="en-US" w:eastAsia="zh-Hans"/>
        </w:rPr>
        <w:t>标签（支持多个），档案创建时间，首次出现时间</w:t>
      </w:r>
      <w:r>
        <w:rPr>
          <w:rFonts w:hint="default"/>
          <w:lang w:eastAsia="zh-Hans"/>
        </w:rPr>
        <w:t>、</w:t>
      </w:r>
      <w:r>
        <w:rPr>
          <w:rFonts w:hint="eastAsia"/>
          <w:lang w:val="en-US" w:eastAsia="zh-Hans"/>
        </w:rPr>
        <w:t>首次出现地点</w:t>
      </w:r>
      <w:r>
        <w:rPr>
          <w:rFonts w:hint="default"/>
          <w:lang w:eastAsia="zh-Hans"/>
        </w:rPr>
        <w:t>、</w:t>
      </w:r>
      <w:r>
        <w:rPr>
          <w:rFonts w:hint="eastAsia"/>
          <w:lang w:val="en-US" w:eastAsia="zh-Hans"/>
        </w:rPr>
        <w:t>最近出现时间</w:t>
      </w:r>
      <w:r>
        <w:rPr>
          <w:rFonts w:hint="default"/>
          <w:lang w:eastAsia="zh-Hans"/>
        </w:rPr>
        <w:t>、</w:t>
      </w:r>
      <w:r>
        <w:rPr>
          <w:rFonts w:hint="eastAsia"/>
          <w:lang w:val="en-US" w:eastAsia="zh-Hans"/>
        </w:rPr>
        <w:t>最近出现地点。</w:t>
      </w:r>
    </w:p>
    <w:p>
      <w:pPr>
        <w:widowControl w:val="0"/>
        <w:numPr>
          <w:ilvl w:val="0"/>
          <w:numId w:val="6"/>
        </w:numPr>
        <w:spacing w:line="360" w:lineRule="auto"/>
        <w:ind w:left="420" w:leftChars="0" w:hanging="420" w:firstLineChars="0"/>
        <w:jc w:val="both"/>
        <w:rPr>
          <w:rFonts w:hint="eastAsia"/>
          <w:lang w:val="en-US" w:eastAsia="zh-Hans"/>
        </w:rPr>
      </w:pPr>
      <w:r>
        <w:rPr>
          <w:rFonts w:hint="eastAsia"/>
          <w:lang w:val="en-US" w:eastAsia="zh-Hans"/>
        </w:rPr>
        <w:t>终端档案</w:t>
      </w:r>
      <w:r>
        <w:rPr>
          <w:rFonts w:hint="default"/>
          <w:lang w:eastAsia="zh-Hans"/>
        </w:rPr>
        <w:t>-</w:t>
      </w:r>
      <w:r>
        <w:rPr>
          <w:rFonts w:hint="eastAsia"/>
          <w:lang w:val="en-US" w:eastAsia="zh-Hans"/>
        </w:rPr>
        <w:t>描述属性</w:t>
      </w:r>
    </w:p>
    <w:p>
      <w:pPr>
        <w:widowControl w:val="0"/>
        <w:numPr>
          <w:ilvl w:val="0"/>
          <w:numId w:val="0"/>
        </w:numPr>
        <w:spacing w:line="360" w:lineRule="auto"/>
        <w:jc w:val="both"/>
        <w:rPr>
          <w:rFonts w:hint="default"/>
          <w:lang w:eastAsia="zh-Hans"/>
        </w:rPr>
      </w:pPr>
      <w:r>
        <w:rPr>
          <w:rFonts w:hint="eastAsia" w:ascii="Times New Roman Bold" w:hAnsi="Times New Roman Bold" w:cs="Times New Roman Bold"/>
          <w:b/>
          <w:bCs/>
          <w:lang w:val="en-US" w:eastAsia="zh-Hans"/>
        </w:rPr>
        <w:t>终端</w:t>
      </w:r>
      <w:r>
        <w:rPr>
          <w:rFonts w:hint="default" w:ascii="Times New Roman Bold" w:hAnsi="Times New Roman Bold" w:cs="Times New Roman Bold"/>
          <w:b/>
          <w:bCs/>
          <w:lang w:eastAsia="zh-Hans"/>
        </w:rPr>
        <w:t>ID</w:t>
      </w:r>
      <w:r>
        <w:rPr>
          <w:rFonts w:hint="eastAsia" w:ascii="Times New Roman Bold" w:hAnsi="Times New Roman Bold" w:cs="Times New Roman Bold"/>
          <w:b/>
          <w:bCs/>
          <w:lang w:eastAsia="zh-Hans"/>
        </w:rPr>
        <w:t>，</w:t>
      </w:r>
      <w:r>
        <w:rPr>
          <w:rFonts w:hint="default" w:ascii="Times New Roman Bold" w:hAnsi="Times New Roman Bold" w:cs="Times New Roman Bold"/>
          <w:b/>
          <w:bCs/>
          <w:lang w:eastAsia="zh-Hans"/>
        </w:rPr>
        <w:t>imei</w:t>
      </w:r>
      <w:r>
        <w:rPr>
          <w:rFonts w:hint="default"/>
          <w:lang w:eastAsia="zh-Hans"/>
        </w:rPr>
        <w:t>，</w:t>
      </w:r>
      <w:r>
        <w:rPr>
          <w:rFonts w:hint="eastAsia"/>
          <w:lang w:val="en-US" w:eastAsia="zh-Hans"/>
        </w:rPr>
        <w:t>mac</w:t>
      </w:r>
      <w:r>
        <w:rPr>
          <w:rFonts w:hint="default"/>
          <w:lang w:eastAsia="zh-Hans"/>
        </w:rPr>
        <w:t>，</w:t>
      </w:r>
      <w:r>
        <w:rPr>
          <w:rFonts w:hint="eastAsia"/>
          <w:lang w:val="en-US" w:eastAsia="zh-Hans"/>
        </w:rPr>
        <w:t>设备操作系统</w:t>
      </w:r>
      <w:r>
        <w:rPr>
          <w:rFonts w:hint="default"/>
          <w:lang w:eastAsia="zh-Hans"/>
        </w:rPr>
        <w:t>，</w:t>
      </w:r>
      <w:r>
        <w:rPr>
          <w:rFonts w:hint="eastAsia"/>
          <w:lang w:val="en-US" w:eastAsia="zh-Hans"/>
        </w:rPr>
        <w:t>设备品牌，设备型号，设备标签（支持多个），档案创建时间</w:t>
      </w:r>
      <w:r>
        <w:rPr>
          <w:rFonts w:hint="default"/>
          <w:lang w:eastAsia="zh-Hans"/>
        </w:rPr>
        <w:t>、</w:t>
      </w:r>
      <w:r>
        <w:rPr>
          <w:rFonts w:hint="eastAsia"/>
          <w:lang w:val="en-US" w:eastAsia="zh-Hans"/>
        </w:rPr>
        <w:t>首次出现时间</w:t>
      </w:r>
      <w:r>
        <w:rPr>
          <w:rFonts w:hint="default"/>
          <w:lang w:eastAsia="zh-Hans"/>
        </w:rPr>
        <w:t>、</w:t>
      </w:r>
      <w:r>
        <w:rPr>
          <w:rFonts w:hint="eastAsia"/>
          <w:lang w:val="en-US" w:eastAsia="zh-Hans"/>
        </w:rPr>
        <w:t>首次出现地点</w:t>
      </w:r>
      <w:r>
        <w:rPr>
          <w:rFonts w:hint="default"/>
          <w:lang w:eastAsia="zh-Hans"/>
        </w:rPr>
        <w:t>、</w:t>
      </w:r>
      <w:r>
        <w:rPr>
          <w:rFonts w:hint="eastAsia"/>
          <w:lang w:val="en-US" w:eastAsia="zh-Hans"/>
        </w:rPr>
        <w:t>最近出现时间</w:t>
      </w:r>
      <w:r>
        <w:rPr>
          <w:rFonts w:hint="default"/>
          <w:lang w:eastAsia="zh-Hans"/>
        </w:rPr>
        <w:t>、</w:t>
      </w:r>
      <w:r>
        <w:rPr>
          <w:rFonts w:hint="eastAsia"/>
          <w:lang w:val="en-US" w:eastAsia="zh-Hans"/>
        </w:rPr>
        <w:t>最近出现地点</w:t>
      </w:r>
      <w:r>
        <w:rPr>
          <w:rFonts w:hint="eastAsia"/>
          <w:lang w:eastAsia="zh-Hans"/>
        </w:rPr>
        <w:t>。</w:t>
      </w:r>
    </w:p>
    <w:p>
      <w:pPr>
        <w:pStyle w:val="2"/>
        <w:numPr>
          <w:ilvl w:val="0"/>
          <w:numId w:val="6"/>
        </w:numPr>
        <w:ind w:left="420" w:leftChars="0" w:hanging="420" w:firstLineChars="0"/>
        <w:rPr>
          <w:rFonts w:hint="eastAsia"/>
          <w:lang w:val="en-US" w:eastAsia="zh-Hans"/>
        </w:rPr>
      </w:pPr>
      <w:r>
        <w:rPr>
          <w:rFonts w:hint="eastAsia"/>
          <w:lang w:val="en-US" w:eastAsia="zh-Hans"/>
        </w:rPr>
        <w:t>侦码入库规则校验</w:t>
      </w:r>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4"/>
        <w:gridCol w:w="7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74" w:type="dxa"/>
          </w:tcPr>
          <w:p>
            <w:pPr>
              <w:numPr>
                <w:ilvl w:val="0"/>
                <w:numId w:val="0"/>
              </w:numPr>
              <w:bidi w:val="0"/>
              <w:rPr>
                <w:rFonts w:hint="eastAsia"/>
                <w:vertAlign w:val="baseline"/>
                <w:lang w:val="en-US" w:eastAsia="zh-Hans"/>
              </w:rPr>
            </w:pPr>
            <w:r>
              <w:rPr>
                <w:rFonts w:hint="eastAsia"/>
                <w:vertAlign w:val="baseline"/>
                <w:lang w:val="en-US" w:eastAsia="zh-Hans"/>
              </w:rPr>
              <w:t>侦码类型</w:t>
            </w:r>
          </w:p>
        </w:tc>
        <w:tc>
          <w:tcPr>
            <w:tcW w:w="7048" w:type="dxa"/>
          </w:tcPr>
          <w:p>
            <w:pPr>
              <w:numPr>
                <w:ilvl w:val="0"/>
                <w:numId w:val="0"/>
              </w:numPr>
              <w:bidi w:val="0"/>
              <w:rPr>
                <w:rFonts w:hint="eastAsia"/>
                <w:vertAlign w:val="baseline"/>
                <w:lang w:val="en-US" w:eastAsia="zh-Hans"/>
              </w:rPr>
            </w:pPr>
            <w:r>
              <w:rPr>
                <w:rFonts w:hint="eastAsia"/>
                <w:vertAlign w:val="baseline"/>
                <w:lang w:val="en-US" w:eastAsia="zh-Hans"/>
              </w:rPr>
              <w:t>规则描述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74" w:type="dxa"/>
          </w:tcPr>
          <w:p>
            <w:pPr>
              <w:numPr>
                <w:ilvl w:val="0"/>
                <w:numId w:val="0"/>
              </w:numPr>
              <w:bidi w:val="0"/>
              <w:rPr>
                <w:rFonts w:hint="eastAsia"/>
                <w:vertAlign w:val="baseline"/>
                <w:lang w:val="en-US" w:eastAsia="zh-Hans"/>
              </w:rPr>
            </w:pPr>
            <w:r>
              <w:rPr>
                <w:rFonts w:hint="eastAsia"/>
                <w:vertAlign w:val="baseline"/>
                <w:lang w:val="en-US" w:eastAsia="zh-Hans"/>
              </w:rPr>
              <w:t>imsi</w:t>
            </w:r>
          </w:p>
        </w:tc>
        <w:tc>
          <w:tcPr>
            <w:tcW w:w="7048" w:type="dxa"/>
          </w:tcPr>
          <w:p>
            <w:pPr>
              <w:numPr>
                <w:ilvl w:val="0"/>
                <w:numId w:val="0"/>
              </w:numPr>
              <w:bidi w:val="0"/>
              <w:rPr>
                <w:rFonts w:hint="eastAsia"/>
                <w:lang w:eastAsia="zh-Hans"/>
              </w:rPr>
            </w:pPr>
            <w:r>
              <w:rPr>
                <w:rFonts w:hint="eastAsia"/>
                <w:lang w:eastAsia="zh-Hans"/>
              </w:rPr>
              <w:t>国际移动用户识别码（IMSI：International Mobile Subscriber Identification Number）是区别移动用户的标志</w:t>
            </w:r>
          </w:p>
          <w:p>
            <w:pPr>
              <w:numPr>
                <w:ilvl w:val="0"/>
                <w:numId w:val="0"/>
              </w:numPr>
              <w:bidi w:val="0"/>
              <w:rPr>
                <w:rFonts w:hint="default"/>
                <w:lang w:eastAsia="zh-Hans"/>
              </w:rPr>
            </w:pPr>
            <w:r>
              <w:rPr>
                <w:rFonts w:hint="default"/>
                <w:lang w:eastAsia="zh-Hans"/>
              </w:rPr>
              <w:t>15</w:t>
            </w:r>
            <w:r>
              <w:rPr>
                <w:rFonts w:hint="eastAsia"/>
                <w:lang w:val="en-US" w:eastAsia="zh-Hans"/>
              </w:rPr>
              <w:t>位十进制数</w:t>
            </w:r>
            <w:r>
              <w:rPr>
                <w:rFonts w:hint="default"/>
                <w:lang w:eastAsia="zh-Hans"/>
              </w:rPr>
              <w:t>，</w:t>
            </w:r>
            <w:r>
              <w:rPr>
                <w:rFonts w:hint="eastAsia"/>
                <w:lang w:val="en-US" w:eastAsia="zh-Hans"/>
              </w:rPr>
              <w:t>前</w:t>
            </w:r>
            <w:r>
              <w:rPr>
                <w:rFonts w:hint="default"/>
                <w:lang w:eastAsia="zh-Hans"/>
              </w:rPr>
              <w:t>3</w:t>
            </w:r>
            <w:r>
              <w:rPr>
                <w:rFonts w:hint="eastAsia"/>
                <w:lang w:val="en-US" w:eastAsia="zh-Hans"/>
              </w:rPr>
              <w:t>位</w:t>
            </w:r>
            <w:r>
              <w:rPr>
                <w:rFonts w:hint="default"/>
                <w:lang w:eastAsia="zh-Hans"/>
              </w:rPr>
              <w:t>，</w:t>
            </w:r>
            <w:r>
              <w:rPr>
                <w:rFonts w:hint="eastAsia"/>
                <w:lang w:val="en-US" w:eastAsia="zh-Hans"/>
              </w:rPr>
              <w:t>所属国家</w:t>
            </w:r>
            <w:r>
              <w:rPr>
                <w:rFonts w:hint="default"/>
                <w:lang w:eastAsia="zh-Hans"/>
              </w:rPr>
              <w:t>，</w:t>
            </w:r>
            <w:r>
              <w:rPr>
                <w:rFonts w:hint="eastAsia"/>
                <w:lang w:val="en-US" w:eastAsia="zh-Hans"/>
              </w:rPr>
              <w:t>中国</w:t>
            </w:r>
            <w:r>
              <w:rPr>
                <w:rFonts w:hint="default"/>
                <w:lang w:eastAsia="zh-Hans"/>
              </w:rPr>
              <w:t>：460，；</w:t>
            </w:r>
            <w:r>
              <w:rPr>
                <w:rFonts w:hint="eastAsia"/>
                <w:lang w:val="en-US" w:eastAsia="zh-Hans"/>
              </w:rPr>
              <w:t>非其</w:t>
            </w:r>
            <w:r>
              <w:rPr>
                <w:rFonts w:hint="default"/>
                <w:lang w:eastAsia="zh-Hans"/>
              </w:rPr>
              <w:t>460</w:t>
            </w:r>
            <w:r>
              <w:rPr>
                <w:rFonts w:hint="eastAsia"/>
                <w:lang w:val="en-US" w:eastAsia="zh-Hans"/>
              </w:rPr>
              <w:t>均定义为国外</w:t>
            </w:r>
          </w:p>
          <w:p>
            <w:pPr>
              <w:pStyle w:val="2"/>
              <w:ind w:left="0" w:leftChars="0" w:firstLine="0" w:firstLineChars="0"/>
              <w:rPr>
                <w:rFonts w:hint="eastAsia"/>
                <w:lang w:eastAsia="zh-Hans"/>
              </w:rPr>
            </w:pPr>
            <w:r>
              <w:rPr>
                <w:rFonts w:hint="default"/>
                <w:lang w:eastAsia="zh-Hans"/>
              </w:rPr>
              <w:t>4</w:t>
            </w:r>
            <w:r>
              <w:rPr>
                <w:rFonts w:hint="eastAsia"/>
                <w:lang w:val="en-US" w:eastAsia="zh-Hans"/>
              </w:rPr>
              <w:t>到</w:t>
            </w:r>
            <w:r>
              <w:rPr>
                <w:rFonts w:hint="default"/>
                <w:lang w:eastAsia="zh-Hans"/>
              </w:rPr>
              <w:t>6</w:t>
            </w:r>
            <w:r>
              <w:rPr>
                <w:rFonts w:hint="eastAsia"/>
                <w:lang w:val="en-US" w:eastAsia="zh-Hans"/>
              </w:rPr>
              <w:t>位</w:t>
            </w:r>
            <w:r>
              <w:rPr>
                <w:rFonts w:hint="default"/>
                <w:lang w:eastAsia="zh-Hans"/>
              </w:rPr>
              <w:t>，</w:t>
            </w:r>
            <w:r>
              <w:rPr>
                <w:rFonts w:hint="eastAsia"/>
                <w:lang w:val="en-US" w:eastAsia="zh-Hans"/>
              </w:rPr>
              <w:t>运营商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74" w:type="dxa"/>
          </w:tcPr>
          <w:p>
            <w:pPr>
              <w:numPr>
                <w:ilvl w:val="0"/>
                <w:numId w:val="0"/>
              </w:numPr>
              <w:bidi w:val="0"/>
              <w:rPr>
                <w:rFonts w:hint="eastAsia"/>
                <w:vertAlign w:val="baseline"/>
                <w:lang w:val="en-US" w:eastAsia="zh-Hans"/>
              </w:rPr>
            </w:pPr>
            <w:r>
              <w:rPr>
                <w:rFonts w:hint="eastAsia"/>
                <w:vertAlign w:val="baseline"/>
                <w:lang w:val="en-US" w:eastAsia="zh-Hans"/>
              </w:rPr>
              <w:t>手机号码</w:t>
            </w:r>
          </w:p>
        </w:tc>
        <w:tc>
          <w:tcPr>
            <w:tcW w:w="7048" w:type="dxa"/>
          </w:tcPr>
          <w:p>
            <w:pPr>
              <w:numPr>
                <w:ilvl w:val="0"/>
                <w:numId w:val="0"/>
              </w:numPr>
              <w:bidi w:val="0"/>
              <w:rPr>
                <w:rFonts w:hint="eastAsia"/>
                <w:vertAlign w:val="baseline"/>
                <w:lang w:eastAsia="zh-Hans"/>
              </w:rPr>
            </w:pPr>
            <w:r>
              <w:rPr>
                <w:rFonts w:hint="default"/>
                <w:vertAlign w:val="baseline"/>
                <w:lang w:eastAsia="zh-Hans"/>
              </w:rPr>
              <w:t>11</w:t>
            </w:r>
            <w:r>
              <w:rPr>
                <w:rFonts w:hint="eastAsia"/>
                <w:vertAlign w:val="baseline"/>
                <w:lang w:val="en-US" w:eastAsia="zh-Hans"/>
              </w:rPr>
              <w:t>位数字</w:t>
            </w:r>
            <w:r>
              <w:rPr>
                <w:rFonts w:hint="default"/>
                <w:vertAlign w:val="baseline"/>
                <w:lang w:eastAsia="zh-Hans"/>
              </w:rPr>
              <w:t>，</w:t>
            </w:r>
            <w:r>
              <w:rPr>
                <w:rFonts w:hint="eastAsia"/>
                <w:vertAlign w:val="baseline"/>
                <w:lang w:val="en-US" w:eastAsia="zh-Hans"/>
              </w:rPr>
              <w:t>以</w:t>
            </w:r>
            <w:r>
              <w:rPr>
                <w:rFonts w:hint="default"/>
                <w:vertAlign w:val="baseline"/>
                <w:lang w:eastAsia="zh-Hans"/>
              </w:rPr>
              <w:t>1</w:t>
            </w:r>
            <w:r>
              <w:rPr>
                <w:rFonts w:hint="eastAsia"/>
                <w:vertAlign w:val="baseline"/>
                <w:lang w:val="en-US" w:eastAsia="zh-Hans"/>
              </w:rPr>
              <w:t>为开头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74" w:type="dxa"/>
          </w:tcPr>
          <w:p>
            <w:pPr>
              <w:numPr>
                <w:ilvl w:val="0"/>
                <w:numId w:val="0"/>
              </w:numPr>
              <w:bidi w:val="0"/>
              <w:rPr>
                <w:rFonts w:hint="eastAsia"/>
                <w:vertAlign w:val="baseline"/>
                <w:lang w:val="en-US" w:eastAsia="zh-Hans"/>
              </w:rPr>
            </w:pPr>
            <w:r>
              <w:rPr>
                <w:rFonts w:hint="eastAsia"/>
                <w:vertAlign w:val="baseline"/>
                <w:lang w:val="en-US" w:eastAsia="zh-Hans"/>
              </w:rPr>
              <w:t>mac</w:t>
            </w:r>
          </w:p>
        </w:tc>
        <w:tc>
          <w:tcPr>
            <w:tcW w:w="7048" w:type="dxa"/>
          </w:tcPr>
          <w:p>
            <w:pPr>
              <w:numPr>
                <w:ilvl w:val="0"/>
                <w:numId w:val="0"/>
              </w:numPr>
              <w:bidi w:val="0"/>
              <w:rPr>
                <w:rFonts w:hint="eastAsia"/>
                <w:vertAlign w:val="baseline"/>
                <w:lang w:eastAsia="zh-Hans"/>
              </w:rPr>
            </w:pPr>
            <w:r>
              <w:rPr>
                <w:rFonts w:hint="eastAsia"/>
                <w:vertAlign w:val="baseline"/>
                <w:lang w:eastAsia="zh-Hans"/>
              </w:rPr>
              <w:t>格式通常为6个字节的二进制代码（以6组16进制数表示），格式为XX-XX-XX-XX-XX-XX</w:t>
            </w:r>
            <w:r>
              <w:rPr>
                <w:rFonts w:hint="eastAsia"/>
                <w:vertAlign w:val="baseline"/>
                <w:lang w:val="en-US" w:eastAsia="zh-Hans"/>
              </w:rPr>
              <w:t>或</w:t>
            </w:r>
            <w:r>
              <w:rPr>
                <w:rFonts w:hint="eastAsia"/>
                <w:vertAlign w:val="baseline"/>
                <w:lang w:eastAsia="zh-Hans"/>
              </w:rPr>
              <w:t>XX：XX：XX：XX：XX：XX</w:t>
            </w:r>
            <w:r>
              <w:rPr>
                <w:rFonts w:hint="eastAsia"/>
                <w:vertAlign w:val="baseline"/>
                <w:lang w:val="en-US" w:eastAsia="zh-Hans"/>
              </w:rPr>
              <w:t>或</w:t>
            </w:r>
            <w:r>
              <w:rPr>
                <w:rFonts w:hint="eastAsia"/>
                <w:vertAlign w:val="baseline"/>
                <w:lang w:eastAsia="zh-Hans"/>
              </w:rPr>
              <w:t>XXXXXXXXXXX</w:t>
            </w:r>
            <w:r>
              <w:rPr>
                <w:rFonts w:hint="default"/>
                <w:vertAlign w:val="baseline"/>
                <w:lang w:eastAsia="zh-Hans"/>
              </w:rPr>
              <w:t>X</w:t>
            </w:r>
            <w:r>
              <w:rPr>
                <w:rFonts w:hint="eastAsia"/>
                <w:vertAlign w:val="baseline"/>
                <w:lang w:eastAsia="zh-Hans"/>
              </w:rPr>
              <w:t>，（</w:t>
            </w:r>
            <w:r>
              <w:rPr>
                <w:rFonts w:hint="default"/>
                <w:vertAlign w:val="baseline"/>
                <w:lang w:eastAsia="zh-Hans"/>
              </w:rPr>
              <w:t>AP MAC</w:t>
            </w:r>
            <w:r>
              <w:rPr>
                <w:rFonts w:hint="eastAsia"/>
                <w:vertAlign w:val="baseline"/>
                <w:lang w:val="en-US" w:eastAsia="zh-Hans"/>
              </w:rPr>
              <w:t>不为空，待验证），</w:t>
            </w:r>
            <w:r>
              <w:rPr>
                <w:rFonts w:hint="eastAsia"/>
                <w:color w:val="FF0000"/>
                <w:vertAlign w:val="baseline"/>
                <w:lang w:val="en-US" w:eastAsia="zh-Hans"/>
              </w:rPr>
              <w:t>第二位数字不是2、6、A、E。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74" w:type="dxa"/>
          </w:tcPr>
          <w:p>
            <w:pPr>
              <w:numPr>
                <w:ilvl w:val="0"/>
                <w:numId w:val="0"/>
              </w:numPr>
              <w:bidi w:val="0"/>
              <w:rPr>
                <w:rFonts w:hint="eastAsia"/>
                <w:vertAlign w:val="baseline"/>
                <w:lang w:val="en-US" w:eastAsia="zh-Hans"/>
              </w:rPr>
            </w:pPr>
            <w:r>
              <w:rPr>
                <w:rFonts w:hint="eastAsia"/>
                <w:vertAlign w:val="baseline"/>
                <w:lang w:val="en-US" w:eastAsia="zh-Hans"/>
              </w:rPr>
              <w:t>imei</w:t>
            </w:r>
          </w:p>
        </w:tc>
        <w:tc>
          <w:tcPr>
            <w:tcW w:w="7048" w:type="dxa"/>
          </w:tcPr>
          <w:p>
            <w:pPr>
              <w:numPr>
                <w:ilvl w:val="0"/>
                <w:numId w:val="0"/>
              </w:numPr>
              <w:bidi w:val="0"/>
              <w:rPr>
                <w:rFonts w:hint="eastAsia"/>
                <w:vertAlign w:val="baseline"/>
                <w:lang w:eastAsia="zh-Hans"/>
              </w:rPr>
            </w:pPr>
            <w:r>
              <w:rPr>
                <w:rFonts w:hint="eastAsia"/>
                <w:vertAlign w:val="baseline"/>
                <w:lang w:eastAsia="zh-Hans"/>
              </w:rPr>
              <w:t>由15-17位数字组成</w:t>
            </w:r>
          </w:p>
        </w:tc>
      </w:tr>
    </w:tbl>
    <w:p>
      <w:pPr>
        <w:pStyle w:val="2"/>
        <w:numPr>
          <w:ilvl w:val="0"/>
          <w:numId w:val="6"/>
        </w:numPr>
        <w:ind w:left="420" w:leftChars="0" w:hanging="420" w:firstLineChars="0"/>
        <w:rPr>
          <w:rFonts w:hint="eastAsia"/>
          <w:lang w:val="en-US" w:eastAsia="zh-Hans"/>
        </w:rPr>
      </w:pPr>
      <w:r>
        <w:rPr>
          <w:rFonts w:hint="eastAsia"/>
          <w:lang w:val="en-US" w:eastAsia="zh-Hans"/>
        </w:rPr>
        <w:t>侦码建档规则判断</w:t>
      </w:r>
      <w:bookmarkStart w:id="222" w:name="_GoBack"/>
      <w:bookmarkEnd w:id="222"/>
    </w:p>
    <w:p>
      <w:pPr>
        <w:pStyle w:val="2"/>
        <w:numPr>
          <w:ilvl w:val="0"/>
          <w:numId w:val="0"/>
        </w:numPr>
        <w:ind w:leftChars="0"/>
        <w:rPr>
          <w:rFonts w:hint="eastAsia"/>
          <w:lang w:val="en-US" w:eastAsia="zh-Hans"/>
        </w:rPr>
      </w:pPr>
      <w:r>
        <w:drawing>
          <wp:inline distT="0" distB="0" distL="114300" distR="114300">
            <wp:extent cx="5321935" cy="3753485"/>
            <wp:effectExtent l="0" t="0" r="1206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321935" cy="3753485"/>
                    </a:xfrm>
                    <a:prstGeom prst="rect">
                      <a:avLst/>
                    </a:prstGeom>
                    <a:noFill/>
                    <a:ln w="9525">
                      <a:noFill/>
                    </a:ln>
                  </pic:spPr>
                </pic:pic>
              </a:graphicData>
            </a:graphic>
          </wp:inline>
        </w:drawing>
      </w:r>
    </w:p>
    <w:p>
      <w:pPr>
        <w:pStyle w:val="2"/>
        <w:ind w:left="0" w:leftChars="0" w:firstLine="0" w:firstLineChars="0"/>
        <w:rPr>
          <w:rFonts w:hint="eastAsia" w:eastAsia="宋体"/>
          <w:color w:val="FF0000"/>
          <w:lang w:val="en-US" w:eastAsia="zh-Hans"/>
        </w:rPr>
      </w:pPr>
      <w:r>
        <w:rPr>
          <w:rFonts w:hint="eastAsia"/>
          <w:color w:val="FF0000"/>
          <w:lang w:val="en-US" w:eastAsia="zh-Hans"/>
        </w:rPr>
        <w:t>注：</w:t>
      </w:r>
      <w:r>
        <w:rPr>
          <w:rFonts w:hint="default"/>
          <w:color w:val="FF0000"/>
          <w:lang w:eastAsia="zh-Hans"/>
        </w:rPr>
        <w:t>MAC</w:t>
      </w:r>
      <w:r>
        <w:rPr>
          <w:rFonts w:hint="eastAsia"/>
          <w:color w:val="FF0000"/>
          <w:lang w:val="en-US" w:eastAsia="zh-Hans"/>
        </w:rPr>
        <w:t>建档逻辑变更</w:t>
      </w:r>
    </w:p>
    <w:p>
      <w:pPr>
        <w:pStyle w:val="6"/>
        <w:numPr>
          <w:ilvl w:val="2"/>
          <w:numId w:val="0"/>
        </w:numPr>
        <w:bidi w:val="0"/>
        <w:ind w:leftChars="0"/>
        <w:rPr>
          <w:rFonts w:hint="eastAsia"/>
          <w:lang w:val="en-US" w:eastAsia="zh-Hans"/>
        </w:rPr>
      </w:pPr>
      <w:bookmarkStart w:id="107" w:name="_Toc1341815220"/>
      <w:r>
        <w:t>4.3.4</w:t>
      </w:r>
      <w:r>
        <w:rPr>
          <w:rFonts w:hint="eastAsia"/>
          <w:lang w:val="en-US" w:eastAsia="zh-Hans"/>
        </w:rPr>
        <w:t>视频身份治理（</w:t>
      </w:r>
      <w:r>
        <w:rPr>
          <w:rFonts w:hint="default"/>
          <w:lang w:eastAsia="zh-Hans"/>
        </w:rPr>
        <w:t>V3.0.0</w:t>
      </w:r>
      <w:r>
        <w:rPr>
          <w:rFonts w:hint="eastAsia"/>
          <w:lang w:val="en-US" w:eastAsia="zh-Hans"/>
        </w:rPr>
        <w:t>不做）</w:t>
      </w:r>
    </w:p>
    <w:p>
      <w:pPr>
        <w:ind w:firstLine="480" w:firstLineChars="0"/>
        <w:rPr>
          <w:rFonts w:hint="eastAsia"/>
          <w:lang w:val="en-US" w:eastAsia="zh-Hans"/>
        </w:rPr>
      </w:pPr>
      <w:r>
        <w:rPr>
          <w:rFonts w:hint="eastAsia"/>
          <w:lang w:val="en-US" w:eastAsia="zh-Hans"/>
        </w:rPr>
        <w:t>略</w:t>
      </w:r>
    </w:p>
    <w:p>
      <w:pPr>
        <w:pStyle w:val="6"/>
        <w:numPr>
          <w:ilvl w:val="2"/>
          <w:numId w:val="0"/>
        </w:numPr>
        <w:bidi w:val="0"/>
        <w:ind w:leftChars="0"/>
        <w:rPr>
          <w:rFonts w:hint="eastAsia"/>
          <w:lang w:val="en-US" w:eastAsia="zh-Hans"/>
        </w:rPr>
      </w:pPr>
      <w:r>
        <w:t>4.3.5</w:t>
      </w:r>
      <w:r>
        <w:rPr>
          <w:rFonts w:hint="eastAsia"/>
          <w:lang w:val="en-US" w:eastAsia="zh-Hans"/>
        </w:rPr>
        <w:t>视频身份唯一标识</w:t>
      </w:r>
      <w:bookmarkEnd w:id="107"/>
      <w:r>
        <w:rPr>
          <w:rFonts w:hint="default"/>
          <w:lang w:eastAsia="zh-Hans"/>
        </w:rPr>
        <w:t>(V3.0.0</w:t>
      </w:r>
      <w:r>
        <w:rPr>
          <w:rFonts w:hint="eastAsia"/>
          <w:lang w:val="en-US" w:eastAsia="zh-Hans"/>
        </w:rPr>
        <w:t>不做</w:t>
      </w:r>
      <w:r>
        <w:rPr>
          <w:rFonts w:hint="default"/>
          <w:lang w:eastAsia="zh-Hans"/>
        </w:rPr>
        <w:t>)</w:t>
      </w:r>
    </w:p>
    <w:p>
      <w:pPr>
        <w:ind w:firstLine="480" w:firstLineChars="200"/>
        <w:jc w:val="left"/>
      </w:pPr>
      <w:r>
        <w:rPr>
          <w:rFonts w:hint="eastAsia"/>
          <w:lang w:val="en-US" w:eastAsia="zh-Hans"/>
        </w:rPr>
        <w:t>视频身份档案以实体为维度，根据实体</w:t>
      </w:r>
      <w:r>
        <w:rPr>
          <w:rFonts w:hint="eastAsia"/>
          <w:b/>
          <w:bCs/>
          <w:lang w:val="en-US" w:eastAsia="zh-Hans"/>
        </w:rPr>
        <w:t>首次出现</w:t>
      </w:r>
      <w:r>
        <w:rPr>
          <w:rFonts w:hint="eastAsia"/>
          <w:b w:val="0"/>
          <w:bCs w:val="0"/>
          <w:lang w:val="en-US" w:eastAsia="zh-Hans"/>
        </w:rPr>
        <w:t>的</w:t>
      </w:r>
      <w:r>
        <w:rPr>
          <w:rFonts w:hint="eastAsia"/>
          <w:lang w:val="en-US" w:eastAsia="zh-Hans"/>
        </w:rPr>
        <w:t>视频图像基本对象及对象信息建立唯一标识，用以全局性赋予实体唯一编码。编码示意如下：</w:t>
      </w:r>
      <w:r>
        <w:drawing>
          <wp:inline distT="0" distB="0" distL="114300" distR="114300">
            <wp:extent cx="5268595" cy="1268730"/>
            <wp:effectExtent l="0" t="0" r="14605" b="1270"/>
            <wp:docPr id="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
                    <pic:cNvPicPr>
                      <a:picLocks noChangeAspect="1"/>
                    </pic:cNvPicPr>
                  </pic:nvPicPr>
                  <pic:blipFill>
                    <a:blip r:embed="rId21"/>
                    <a:stretch>
                      <a:fillRect/>
                    </a:stretch>
                  </pic:blipFill>
                  <pic:spPr>
                    <a:xfrm>
                      <a:off x="0" y="0"/>
                      <a:ext cx="5268595" cy="1268730"/>
                    </a:xfrm>
                    <a:prstGeom prst="rect">
                      <a:avLst/>
                    </a:prstGeom>
                    <a:noFill/>
                    <a:ln w="9525">
                      <a:noFill/>
                    </a:ln>
                  </pic:spPr>
                </pic:pic>
              </a:graphicData>
            </a:graphic>
          </wp:inline>
        </w:drawing>
      </w:r>
    </w:p>
    <w:p>
      <w:pPr>
        <w:pStyle w:val="2"/>
        <w:numPr>
          <w:ilvl w:val="0"/>
          <w:numId w:val="6"/>
        </w:numPr>
        <w:ind w:left="420" w:leftChars="0" w:hanging="420" w:firstLineChars="0"/>
        <w:rPr>
          <w:rFonts w:hint="eastAsia"/>
          <w:lang w:val="en-US" w:eastAsia="zh-Hans"/>
        </w:rPr>
      </w:pPr>
      <w:r>
        <w:rPr>
          <w:rFonts w:hint="eastAsia"/>
          <w:lang w:val="en-US" w:eastAsia="zh-Hans"/>
        </w:rPr>
        <w:t>档案唯一标识规则详表</w:t>
      </w:r>
    </w:p>
    <w:p>
      <w:pPr>
        <w:pStyle w:val="2"/>
        <w:rPr>
          <w:rFonts w:hint="eastAsia"/>
          <w:lang w:val="en-US" w:eastAsia="zh-Hans"/>
        </w:rPr>
      </w:pPr>
    </w:p>
    <w:tbl>
      <w:tblPr>
        <w:tblStyle w:val="37"/>
        <w:tblW w:w="872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27"/>
        <w:gridCol w:w="1092"/>
        <w:gridCol w:w="587"/>
        <w:gridCol w:w="2862"/>
        <w:gridCol w:w="27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1427"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码段</w:t>
            </w:r>
          </w:p>
        </w:tc>
        <w:tc>
          <w:tcPr>
            <w:tcW w:w="1092"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码段说明</w:t>
            </w:r>
          </w:p>
        </w:tc>
        <w:tc>
          <w:tcPr>
            <w:tcW w:w="587"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码位</w:t>
            </w:r>
          </w:p>
        </w:tc>
        <w:tc>
          <w:tcPr>
            <w:tcW w:w="2862"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含义</w:t>
            </w:r>
          </w:p>
        </w:tc>
        <w:tc>
          <w:tcPr>
            <w:tcW w:w="2758"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取值说明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320" w:hRule="atLeast"/>
        </w:trPr>
        <w:tc>
          <w:tcPr>
            <w:tcW w:w="1427" w:type="dxa"/>
            <w:vMerge w:val="restart"/>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视频图像基本对象</w:t>
            </w:r>
            <w:r>
              <w:rPr>
                <w:rFonts w:hint="eastAsia" w:ascii="宋体" w:hAnsi="宋体" w:eastAsia="宋体" w:cs="宋体"/>
                <w:i w:val="0"/>
                <w:color w:val="000000"/>
                <w:kern w:val="0"/>
                <w:sz w:val="16"/>
                <w:szCs w:val="16"/>
                <w:u w:val="none"/>
                <w:lang w:val="en-US" w:eastAsia="zh-CN" w:bidi="ar"/>
              </w:rPr>
              <w:br w:type="textWrapping"/>
            </w:r>
            <w:r>
              <w:rPr>
                <w:rFonts w:hint="eastAsia" w:ascii="宋体" w:hAnsi="宋体" w:eastAsia="宋体" w:cs="宋体"/>
                <w:i w:val="0"/>
                <w:color w:val="000000"/>
                <w:kern w:val="0"/>
                <w:sz w:val="16"/>
                <w:szCs w:val="16"/>
                <w:u w:val="none"/>
                <w:lang w:val="en-US" w:eastAsia="zh-CN" w:bidi="ar"/>
              </w:rPr>
              <w:t>统一标识</w:t>
            </w:r>
          </w:p>
        </w:tc>
        <w:tc>
          <w:tcPr>
            <w:tcW w:w="109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设备编码</w:t>
            </w:r>
            <w:r>
              <w:rPr>
                <w:rFonts w:hint="eastAsia" w:ascii="宋体" w:hAnsi="宋体" w:eastAsia="宋体" w:cs="宋体"/>
                <w:i w:val="0"/>
                <w:color w:val="000000"/>
                <w:kern w:val="0"/>
                <w:sz w:val="16"/>
                <w:szCs w:val="16"/>
                <w:u w:val="none"/>
                <w:lang w:val="en-US" w:eastAsia="zh-CN" w:bidi="ar"/>
              </w:rPr>
              <w:br w:type="textWrapping"/>
            </w:r>
            <w:r>
              <w:rPr>
                <w:rFonts w:hint="eastAsia" w:ascii="宋体" w:hAnsi="宋体" w:eastAsia="宋体" w:cs="宋体"/>
                <w:i w:val="0"/>
                <w:color w:val="000000"/>
                <w:kern w:val="0"/>
                <w:sz w:val="16"/>
                <w:szCs w:val="16"/>
                <w:u w:val="none"/>
                <w:lang w:val="en-US" w:eastAsia="zh-CN" w:bidi="ar"/>
              </w:rPr>
              <w:t>/应用平台编码</w:t>
            </w:r>
          </w:p>
        </w:tc>
        <w:tc>
          <w:tcPr>
            <w:tcW w:w="58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1-20</w:t>
            </w:r>
          </w:p>
        </w:tc>
        <w:tc>
          <w:tcPr>
            <w:tcW w:w="286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1.对自动采集对象,应使用在线视频图像信息采集设</w:t>
            </w:r>
            <w:r>
              <w:rPr>
                <w:rFonts w:hint="eastAsia" w:ascii="宋体" w:hAnsi="宋体" w:eastAsia="宋体" w:cs="宋体"/>
                <w:i w:val="0"/>
                <w:color w:val="000000"/>
                <w:kern w:val="0"/>
                <w:sz w:val="16"/>
                <w:szCs w:val="16"/>
                <w:u w:val="none"/>
                <w:lang w:val="en-US" w:eastAsia="zh-CN" w:bidi="ar"/>
              </w:rPr>
              <w:br w:type="textWrapping"/>
            </w:r>
            <w:r>
              <w:rPr>
                <w:rFonts w:hint="eastAsia" w:ascii="宋体" w:hAnsi="宋体" w:eastAsia="宋体" w:cs="宋体"/>
                <w:i w:val="0"/>
                <w:color w:val="000000"/>
                <w:kern w:val="0"/>
                <w:sz w:val="16"/>
                <w:szCs w:val="16"/>
                <w:u w:val="none"/>
                <w:lang w:val="en-US" w:eastAsia="zh-CN" w:bidi="ar"/>
              </w:rPr>
              <w:t>备/系统、分析设备/系统统一标识编码；</w:t>
            </w:r>
            <w:r>
              <w:rPr>
                <w:rFonts w:hint="eastAsia" w:ascii="宋体" w:hAnsi="宋体" w:eastAsia="宋体" w:cs="宋体"/>
                <w:i w:val="0"/>
                <w:color w:val="000000"/>
                <w:kern w:val="0"/>
                <w:sz w:val="16"/>
                <w:szCs w:val="16"/>
                <w:u w:val="none"/>
                <w:lang w:val="en-US" w:eastAsia="zh-CN" w:bidi="ar"/>
              </w:rPr>
              <w:br w:type="textWrapping"/>
            </w:r>
            <w:r>
              <w:rPr>
                <w:rFonts w:hint="eastAsia" w:ascii="宋体" w:hAnsi="宋体" w:eastAsia="宋体" w:cs="宋体"/>
                <w:i w:val="0"/>
                <w:color w:val="000000"/>
                <w:kern w:val="0"/>
                <w:sz w:val="16"/>
                <w:szCs w:val="16"/>
                <w:u w:val="none"/>
                <w:lang w:val="en-US" w:eastAsia="zh-CN" w:bidi="ar"/>
              </w:rPr>
              <w:t>2.对人工采集对象,应使用对应的公安视频图像信息</w:t>
            </w:r>
            <w:r>
              <w:rPr>
                <w:rFonts w:hint="eastAsia" w:ascii="宋体" w:hAnsi="宋体" w:eastAsia="宋体" w:cs="宋体"/>
                <w:i w:val="0"/>
                <w:color w:val="000000"/>
                <w:kern w:val="0"/>
                <w:sz w:val="16"/>
                <w:szCs w:val="16"/>
                <w:u w:val="none"/>
                <w:lang w:val="en-US" w:eastAsia="zh-CN" w:bidi="ar"/>
              </w:rPr>
              <w:br w:type="textWrapping"/>
            </w:r>
            <w:r>
              <w:rPr>
                <w:rFonts w:hint="eastAsia" w:ascii="宋体" w:hAnsi="宋体" w:eastAsia="宋体" w:cs="宋体"/>
                <w:i w:val="0"/>
                <w:color w:val="000000"/>
                <w:kern w:val="0"/>
                <w:sz w:val="16"/>
                <w:szCs w:val="16"/>
                <w:u w:val="none"/>
                <w:lang w:val="en-US" w:eastAsia="zh-CN" w:bidi="ar"/>
              </w:rPr>
              <w:t>应用平台或其他公安信息系统统一标识编码，包括所</w:t>
            </w:r>
            <w:r>
              <w:rPr>
                <w:rFonts w:hint="eastAsia" w:ascii="宋体" w:hAnsi="宋体" w:eastAsia="宋体" w:cs="宋体"/>
                <w:i w:val="0"/>
                <w:color w:val="000000"/>
                <w:kern w:val="0"/>
                <w:sz w:val="16"/>
                <w:szCs w:val="16"/>
                <w:u w:val="none"/>
                <w:lang w:val="en-US" w:eastAsia="zh-CN" w:bidi="ar"/>
              </w:rPr>
              <w:br w:type="textWrapping"/>
            </w:r>
            <w:r>
              <w:rPr>
                <w:rFonts w:hint="eastAsia" w:ascii="宋体" w:hAnsi="宋体" w:eastAsia="宋体" w:cs="宋体"/>
                <w:i w:val="0"/>
                <w:color w:val="000000"/>
                <w:kern w:val="0"/>
                <w:sz w:val="16"/>
                <w:szCs w:val="16"/>
                <w:u w:val="none"/>
                <w:lang w:val="en-US" w:eastAsia="zh-CN" w:bidi="ar"/>
              </w:rPr>
              <w:t>有通过数据服务接口接入视图库的系统。</w:t>
            </w:r>
          </w:p>
        </w:tc>
        <w:tc>
          <w:tcPr>
            <w:tcW w:w="275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GB/T28181-2016 附 录 D 中</w:t>
            </w:r>
            <w:r>
              <w:rPr>
                <w:rFonts w:hint="eastAsia" w:ascii="宋体" w:hAnsi="宋体" w:eastAsia="宋体" w:cs="宋体"/>
                <w:i w:val="0"/>
                <w:color w:val="000000"/>
                <w:kern w:val="0"/>
                <w:sz w:val="16"/>
                <w:szCs w:val="16"/>
                <w:u w:val="none"/>
                <w:lang w:val="en-US" w:eastAsia="zh-CN" w:bidi="ar"/>
              </w:rPr>
              <w:br w:type="textWrapping"/>
            </w:r>
            <w:r>
              <w:rPr>
                <w:rFonts w:hint="eastAsia" w:ascii="宋体" w:hAnsi="宋体" w:eastAsia="宋体" w:cs="宋体"/>
                <w:i w:val="0"/>
                <w:color w:val="000000"/>
                <w:kern w:val="0"/>
                <w:sz w:val="16"/>
                <w:szCs w:val="16"/>
                <w:u w:val="none"/>
                <w:lang w:val="en-US" w:eastAsia="zh-CN" w:bidi="ar"/>
              </w:rPr>
              <w:t>D.1规定的编码规则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1427" w:type="dxa"/>
            <w:vMerge w:val="continue"/>
            <w:shd w:val="clear" w:color="auto" w:fill="auto"/>
            <w:vAlign w:val="center"/>
          </w:tcPr>
          <w:p>
            <w:pPr>
              <w:jc w:val="center"/>
              <w:rPr>
                <w:rFonts w:hint="eastAsia" w:ascii="宋体" w:hAnsi="宋体" w:eastAsia="宋体" w:cs="宋体"/>
                <w:i w:val="0"/>
                <w:color w:val="000000"/>
                <w:sz w:val="16"/>
                <w:szCs w:val="16"/>
                <w:u w:val="none"/>
              </w:rPr>
            </w:pPr>
          </w:p>
        </w:tc>
        <w:tc>
          <w:tcPr>
            <w:tcW w:w="109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子类型编码</w:t>
            </w:r>
          </w:p>
        </w:tc>
        <w:tc>
          <w:tcPr>
            <w:tcW w:w="58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21-22</w:t>
            </w:r>
          </w:p>
        </w:tc>
        <w:tc>
          <w:tcPr>
            <w:tcW w:w="286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表示视频图像信息基本对象的类型</w:t>
            </w:r>
          </w:p>
        </w:tc>
        <w:tc>
          <w:tcPr>
            <w:tcW w:w="275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01-视频片段；02-图像；03-文件；99-其他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40" w:hRule="atLeast"/>
        </w:trPr>
        <w:tc>
          <w:tcPr>
            <w:tcW w:w="1427" w:type="dxa"/>
            <w:vMerge w:val="continue"/>
            <w:shd w:val="clear" w:color="auto" w:fill="auto"/>
            <w:vAlign w:val="center"/>
          </w:tcPr>
          <w:p>
            <w:pPr>
              <w:jc w:val="center"/>
              <w:rPr>
                <w:rFonts w:hint="eastAsia" w:ascii="宋体" w:hAnsi="宋体" w:eastAsia="宋体" w:cs="宋体"/>
                <w:i w:val="0"/>
                <w:color w:val="000000"/>
                <w:sz w:val="16"/>
                <w:szCs w:val="16"/>
                <w:u w:val="none"/>
              </w:rPr>
            </w:pPr>
          </w:p>
        </w:tc>
        <w:tc>
          <w:tcPr>
            <w:tcW w:w="109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时间编码</w:t>
            </w:r>
          </w:p>
        </w:tc>
        <w:tc>
          <w:tcPr>
            <w:tcW w:w="58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23-36</w:t>
            </w:r>
          </w:p>
        </w:tc>
        <w:tc>
          <w:tcPr>
            <w:tcW w:w="286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表示视频图像信息基本对象生成时间，精确到秒级</w:t>
            </w:r>
          </w:p>
        </w:tc>
        <w:tc>
          <w:tcPr>
            <w:tcW w:w="275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YYYYMMDDhhmmss，年月日</w:t>
            </w:r>
            <w:r>
              <w:rPr>
                <w:rFonts w:hint="eastAsia" w:ascii="宋体" w:hAnsi="宋体" w:eastAsia="宋体" w:cs="宋体"/>
                <w:i w:val="0"/>
                <w:color w:val="000000"/>
                <w:kern w:val="0"/>
                <w:sz w:val="16"/>
                <w:szCs w:val="16"/>
                <w:u w:val="none"/>
                <w:lang w:val="en-US" w:eastAsia="zh-CN" w:bidi="ar"/>
              </w:rPr>
              <w:br w:type="textWrapping"/>
            </w:r>
            <w:r>
              <w:rPr>
                <w:rFonts w:hint="eastAsia" w:ascii="宋体" w:hAnsi="宋体" w:eastAsia="宋体" w:cs="宋体"/>
                <w:i w:val="0"/>
                <w:color w:val="000000"/>
                <w:kern w:val="0"/>
                <w:sz w:val="16"/>
                <w:szCs w:val="16"/>
                <w:u w:val="none"/>
                <w:lang w:val="en-US" w:eastAsia="zh-CN" w:bidi="ar"/>
              </w:rPr>
              <w:t>时分秒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80" w:hRule="atLeast"/>
        </w:trPr>
        <w:tc>
          <w:tcPr>
            <w:tcW w:w="1427" w:type="dxa"/>
            <w:vMerge w:val="continue"/>
            <w:shd w:val="clear" w:color="auto" w:fill="auto"/>
            <w:vAlign w:val="center"/>
          </w:tcPr>
          <w:p>
            <w:pPr>
              <w:jc w:val="center"/>
              <w:rPr>
                <w:rFonts w:hint="eastAsia" w:ascii="宋体" w:hAnsi="宋体" w:eastAsia="宋体" w:cs="宋体"/>
                <w:i w:val="0"/>
                <w:color w:val="000000"/>
                <w:sz w:val="16"/>
                <w:szCs w:val="16"/>
                <w:u w:val="none"/>
              </w:rPr>
            </w:pPr>
          </w:p>
        </w:tc>
        <w:tc>
          <w:tcPr>
            <w:tcW w:w="109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序号</w:t>
            </w:r>
          </w:p>
        </w:tc>
        <w:tc>
          <w:tcPr>
            <w:tcW w:w="58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37-41</w:t>
            </w:r>
          </w:p>
        </w:tc>
        <w:tc>
          <w:tcPr>
            <w:tcW w:w="286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视频图像信息基本对象序号</w:t>
            </w:r>
          </w:p>
        </w:tc>
        <w:tc>
          <w:tcPr>
            <w:tcW w:w="2758" w:type="dxa"/>
            <w:shd w:val="clear" w:color="auto" w:fill="auto"/>
            <w:vAlign w:val="center"/>
          </w:tcPr>
          <w:p>
            <w:pPr>
              <w:rPr>
                <w:rFonts w:hint="eastAsia" w:ascii="宋体" w:hAnsi="宋体" w:eastAsia="宋体" w:cs="宋体"/>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80" w:hRule="atLeast"/>
        </w:trPr>
        <w:tc>
          <w:tcPr>
            <w:tcW w:w="142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子类型编码</w:t>
            </w:r>
          </w:p>
        </w:tc>
        <w:tc>
          <w:tcPr>
            <w:tcW w:w="109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w:t>
            </w:r>
          </w:p>
        </w:tc>
        <w:tc>
          <w:tcPr>
            <w:tcW w:w="58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42-43</w:t>
            </w:r>
          </w:p>
        </w:tc>
        <w:tc>
          <w:tcPr>
            <w:tcW w:w="286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表示视频图像信息语义属性对象的类型</w:t>
            </w:r>
          </w:p>
        </w:tc>
        <w:tc>
          <w:tcPr>
            <w:tcW w:w="275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01-人员</w:t>
            </w:r>
            <w:r>
              <w:rPr>
                <w:rFonts w:hint="eastAsia" w:ascii="宋体" w:hAnsi="宋体" w:eastAsia="宋体" w:cs="宋体"/>
                <w:i w:val="0"/>
                <w:color w:val="000000"/>
                <w:kern w:val="0"/>
                <w:sz w:val="16"/>
                <w:szCs w:val="16"/>
                <w:u w:val="none"/>
                <w:lang w:val="en-US" w:eastAsia="zh-CN" w:bidi="ar"/>
              </w:rPr>
              <w:br w:type="textWrapping"/>
            </w:r>
            <w:r>
              <w:rPr>
                <w:rFonts w:hint="eastAsia" w:ascii="宋体" w:hAnsi="宋体" w:eastAsia="宋体" w:cs="宋体"/>
                <w:i w:val="0"/>
                <w:color w:val="000000"/>
                <w:kern w:val="0"/>
                <w:sz w:val="16"/>
                <w:szCs w:val="16"/>
                <w:u w:val="none"/>
                <w:lang w:val="en-US" w:eastAsia="zh-CN" w:bidi="ar"/>
              </w:rPr>
              <w:t>02-机动车</w:t>
            </w:r>
            <w:r>
              <w:rPr>
                <w:rFonts w:hint="eastAsia" w:ascii="宋体" w:hAnsi="宋体" w:eastAsia="宋体" w:cs="宋体"/>
                <w:i w:val="0"/>
                <w:color w:val="000000"/>
                <w:kern w:val="0"/>
                <w:sz w:val="16"/>
                <w:szCs w:val="16"/>
                <w:u w:val="none"/>
                <w:lang w:val="en-US" w:eastAsia="zh-CN" w:bidi="ar"/>
              </w:rPr>
              <w:br w:type="textWrapping"/>
            </w:r>
            <w:r>
              <w:rPr>
                <w:rFonts w:hint="eastAsia" w:ascii="宋体" w:hAnsi="宋体" w:eastAsia="宋体" w:cs="宋体"/>
                <w:i w:val="0"/>
                <w:color w:val="000000"/>
                <w:kern w:val="0"/>
                <w:sz w:val="16"/>
                <w:szCs w:val="16"/>
                <w:u w:val="none"/>
                <w:lang w:val="en-US" w:eastAsia="zh-CN" w:bidi="ar"/>
              </w:rPr>
              <w:t>03-非机动车</w:t>
            </w:r>
            <w:r>
              <w:rPr>
                <w:rFonts w:hint="eastAsia" w:ascii="宋体" w:hAnsi="宋体" w:eastAsia="宋体" w:cs="宋体"/>
                <w:i w:val="0"/>
                <w:color w:val="000000"/>
                <w:kern w:val="0"/>
                <w:sz w:val="16"/>
                <w:szCs w:val="16"/>
                <w:u w:val="none"/>
                <w:lang w:val="en-US" w:eastAsia="zh-CN" w:bidi="ar"/>
              </w:rPr>
              <w:br w:type="textWrapping"/>
            </w:r>
            <w:r>
              <w:rPr>
                <w:rFonts w:hint="eastAsia" w:ascii="宋体" w:hAnsi="宋体" w:eastAsia="宋体" w:cs="宋体"/>
                <w:i w:val="0"/>
                <w:color w:val="000000"/>
                <w:kern w:val="0"/>
                <w:sz w:val="16"/>
                <w:szCs w:val="16"/>
                <w:u w:val="none"/>
                <w:lang w:val="en-US" w:eastAsia="zh-CN" w:bidi="ar"/>
              </w:rPr>
              <w:t>04-物品</w:t>
            </w:r>
            <w:r>
              <w:rPr>
                <w:rFonts w:hint="eastAsia" w:ascii="宋体" w:hAnsi="宋体" w:eastAsia="宋体" w:cs="宋体"/>
                <w:i w:val="0"/>
                <w:color w:val="000000"/>
                <w:kern w:val="0"/>
                <w:sz w:val="16"/>
                <w:szCs w:val="16"/>
                <w:u w:val="none"/>
                <w:lang w:val="en-US" w:eastAsia="zh-CN" w:bidi="ar"/>
              </w:rPr>
              <w:br w:type="textWrapping"/>
            </w:r>
            <w:r>
              <w:rPr>
                <w:rFonts w:hint="eastAsia" w:ascii="宋体" w:hAnsi="宋体" w:eastAsia="宋体" w:cs="宋体"/>
                <w:i w:val="0"/>
                <w:color w:val="000000"/>
                <w:kern w:val="0"/>
                <w:sz w:val="16"/>
                <w:szCs w:val="16"/>
                <w:u w:val="none"/>
                <w:lang w:val="en-US" w:eastAsia="zh-CN" w:bidi="ar"/>
              </w:rPr>
              <w:t>05-场景</w:t>
            </w:r>
            <w:r>
              <w:rPr>
                <w:rFonts w:hint="eastAsia" w:ascii="宋体" w:hAnsi="宋体" w:eastAsia="宋体" w:cs="宋体"/>
                <w:i w:val="0"/>
                <w:color w:val="000000"/>
                <w:kern w:val="0"/>
                <w:sz w:val="16"/>
                <w:szCs w:val="16"/>
                <w:u w:val="none"/>
                <w:lang w:val="en-US" w:eastAsia="zh-CN" w:bidi="ar"/>
              </w:rPr>
              <w:br w:type="textWrapping"/>
            </w:r>
            <w:r>
              <w:rPr>
                <w:rFonts w:hint="eastAsia" w:ascii="宋体" w:hAnsi="宋体" w:eastAsia="宋体" w:cs="宋体"/>
                <w:i w:val="0"/>
                <w:color w:val="000000"/>
                <w:kern w:val="0"/>
                <w:sz w:val="16"/>
                <w:szCs w:val="16"/>
                <w:u w:val="none"/>
                <w:lang w:val="en-US" w:eastAsia="zh-CN" w:bidi="ar"/>
              </w:rPr>
              <w:t>06-人脸</w:t>
            </w:r>
            <w:r>
              <w:rPr>
                <w:rFonts w:hint="eastAsia" w:ascii="宋体" w:hAnsi="宋体" w:eastAsia="宋体" w:cs="宋体"/>
                <w:i w:val="0"/>
                <w:color w:val="000000"/>
                <w:kern w:val="0"/>
                <w:sz w:val="16"/>
                <w:szCs w:val="16"/>
                <w:u w:val="none"/>
                <w:lang w:val="en-US" w:eastAsia="zh-CN" w:bidi="ar"/>
              </w:rPr>
              <w:br w:type="textWrapping"/>
            </w:r>
            <w:r>
              <w:rPr>
                <w:rFonts w:hint="eastAsia" w:ascii="宋体" w:hAnsi="宋体" w:eastAsia="宋体" w:cs="宋体"/>
                <w:i w:val="0"/>
                <w:color w:val="000000"/>
                <w:kern w:val="0"/>
                <w:sz w:val="16"/>
                <w:szCs w:val="16"/>
                <w:u w:val="none"/>
                <w:lang w:val="en-US" w:eastAsia="zh-CN" w:bidi="ar"/>
              </w:rPr>
              <w:t>07-视频图像标签</w:t>
            </w:r>
            <w:r>
              <w:rPr>
                <w:rFonts w:hint="eastAsia" w:ascii="宋体" w:hAnsi="宋体" w:eastAsia="宋体" w:cs="宋体"/>
                <w:i w:val="0"/>
                <w:color w:val="000000"/>
                <w:kern w:val="0"/>
                <w:sz w:val="16"/>
                <w:szCs w:val="16"/>
                <w:u w:val="none"/>
                <w:lang w:val="en-US" w:eastAsia="zh-CN" w:bidi="ar"/>
              </w:rPr>
              <w:br w:type="textWrapping"/>
            </w:r>
            <w:r>
              <w:rPr>
                <w:rFonts w:hint="eastAsia" w:ascii="宋体" w:hAnsi="宋体" w:eastAsia="宋体" w:cs="宋体"/>
                <w:i w:val="0"/>
                <w:color w:val="000000"/>
                <w:kern w:val="0"/>
                <w:sz w:val="16"/>
                <w:szCs w:val="16"/>
                <w:u w:val="none"/>
                <w:lang w:val="en-US" w:eastAsia="zh-CN" w:bidi="ar"/>
              </w:rPr>
              <w:t>24-门禁（广东扩充）</w:t>
            </w:r>
            <w:r>
              <w:rPr>
                <w:rFonts w:hint="eastAsia" w:ascii="宋体" w:hAnsi="宋体" w:eastAsia="宋体" w:cs="宋体"/>
                <w:i w:val="0"/>
                <w:color w:val="000000"/>
                <w:kern w:val="0"/>
                <w:sz w:val="16"/>
                <w:szCs w:val="16"/>
                <w:u w:val="none"/>
                <w:lang w:val="en-US" w:eastAsia="zh-CN" w:bidi="ar"/>
              </w:rPr>
              <w:br w:type="textWrapping"/>
            </w:r>
            <w:r>
              <w:rPr>
                <w:rFonts w:hint="eastAsia" w:ascii="宋体" w:hAnsi="宋体" w:eastAsia="宋体" w:cs="宋体"/>
                <w:i w:val="0"/>
                <w:color w:val="000000"/>
                <w:kern w:val="0"/>
                <w:sz w:val="16"/>
                <w:szCs w:val="16"/>
                <w:u w:val="none"/>
                <w:lang w:val="en-US" w:eastAsia="zh-CN" w:bidi="ar"/>
              </w:rPr>
              <w:t>25-网络（广东扩充）</w:t>
            </w:r>
            <w:r>
              <w:rPr>
                <w:rFonts w:hint="eastAsia" w:ascii="宋体" w:hAnsi="宋体" w:eastAsia="宋体" w:cs="宋体"/>
                <w:i w:val="0"/>
                <w:color w:val="000000"/>
                <w:kern w:val="0"/>
                <w:sz w:val="16"/>
                <w:szCs w:val="16"/>
                <w:u w:val="none"/>
                <w:lang w:val="en-US" w:eastAsia="zh-CN" w:bidi="ar"/>
              </w:rPr>
              <w:br w:type="textWrapping"/>
            </w:r>
            <w:r>
              <w:rPr>
                <w:rFonts w:hint="eastAsia" w:ascii="宋体" w:hAnsi="宋体" w:eastAsia="宋体" w:cs="宋体"/>
                <w:i w:val="0"/>
                <w:color w:val="000000"/>
                <w:kern w:val="0"/>
                <w:sz w:val="16"/>
                <w:szCs w:val="16"/>
                <w:u w:val="none"/>
                <w:lang w:val="en-US" w:eastAsia="zh-CN" w:bidi="ar"/>
              </w:rPr>
              <w:t>26-卡口过车图片提取</w:t>
            </w:r>
            <w:r>
              <w:rPr>
                <w:rFonts w:hint="eastAsia" w:ascii="宋体" w:hAnsi="宋体" w:eastAsia="宋体" w:cs="宋体"/>
                <w:i w:val="0"/>
                <w:color w:val="000000"/>
                <w:kern w:val="0"/>
                <w:sz w:val="16"/>
                <w:szCs w:val="16"/>
                <w:u w:val="none"/>
                <w:lang w:val="en-US" w:eastAsia="zh-CN" w:bidi="ar"/>
              </w:rPr>
              <w:br w:type="textWrapping"/>
            </w:r>
            <w:r>
              <w:rPr>
                <w:rFonts w:hint="eastAsia" w:ascii="宋体" w:hAnsi="宋体" w:eastAsia="宋体" w:cs="宋体"/>
                <w:i w:val="0"/>
                <w:color w:val="000000"/>
                <w:kern w:val="0"/>
                <w:sz w:val="16"/>
                <w:szCs w:val="16"/>
                <w:u w:val="none"/>
                <w:lang w:val="en-US" w:eastAsia="zh-CN" w:bidi="ar"/>
              </w:rPr>
              <w:t>的主副驾人脸截图</w:t>
            </w:r>
            <w:r>
              <w:rPr>
                <w:rFonts w:hint="eastAsia" w:ascii="宋体" w:hAnsi="宋体" w:eastAsia="宋体" w:cs="宋体"/>
                <w:i w:val="0"/>
                <w:color w:val="000000"/>
                <w:kern w:val="0"/>
                <w:sz w:val="16"/>
                <w:szCs w:val="16"/>
                <w:u w:val="none"/>
                <w:lang w:val="en-US" w:eastAsia="zh-CN" w:bidi="ar"/>
              </w:rPr>
              <w:br w:type="textWrapping"/>
            </w:r>
            <w:r>
              <w:rPr>
                <w:rFonts w:hint="eastAsia" w:ascii="宋体" w:hAnsi="宋体" w:eastAsia="宋体" w:cs="宋体"/>
                <w:i w:val="0"/>
                <w:color w:val="000000"/>
                <w:kern w:val="0"/>
                <w:sz w:val="16"/>
                <w:szCs w:val="16"/>
                <w:u w:val="none"/>
                <w:lang w:val="en-US" w:eastAsia="zh-CN" w:bidi="ar"/>
              </w:rPr>
              <w:t>99-其他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60" w:hRule="atLeast"/>
        </w:trPr>
        <w:tc>
          <w:tcPr>
            <w:tcW w:w="142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序号</w:t>
            </w:r>
          </w:p>
        </w:tc>
        <w:tc>
          <w:tcPr>
            <w:tcW w:w="109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w:t>
            </w:r>
          </w:p>
        </w:tc>
        <w:tc>
          <w:tcPr>
            <w:tcW w:w="58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44-48</w:t>
            </w:r>
          </w:p>
        </w:tc>
        <w:tc>
          <w:tcPr>
            <w:tcW w:w="286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视频图像信息语义属性对象序号</w:t>
            </w:r>
          </w:p>
        </w:tc>
        <w:tc>
          <w:tcPr>
            <w:tcW w:w="2758" w:type="dxa"/>
            <w:shd w:val="clear" w:color="auto" w:fill="auto"/>
            <w:vAlign w:val="center"/>
          </w:tcPr>
          <w:p>
            <w:pPr>
              <w:rPr>
                <w:rFonts w:hint="eastAsia" w:ascii="宋体" w:hAnsi="宋体" w:eastAsia="宋体" w:cs="宋体"/>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80" w:hRule="atLeast"/>
        </w:trPr>
        <w:tc>
          <w:tcPr>
            <w:tcW w:w="142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Hans" w:bidi="ar"/>
              </w:rPr>
              <w:t>实体</w:t>
            </w:r>
            <w:r>
              <w:rPr>
                <w:rFonts w:hint="eastAsia" w:ascii="宋体" w:hAnsi="宋体" w:eastAsia="宋体" w:cs="宋体"/>
                <w:i w:val="0"/>
                <w:color w:val="000000"/>
                <w:kern w:val="0"/>
                <w:sz w:val="16"/>
                <w:szCs w:val="16"/>
                <w:u w:val="none"/>
                <w:lang w:val="en-US" w:eastAsia="zh-CN" w:bidi="ar"/>
              </w:rPr>
              <w:t>档案</w:t>
            </w:r>
            <w:r>
              <w:rPr>
                <w:rFonts w:hint="eastAsia" w:ascii="宋体" w:hAnsi="宋体" w:eastAsia="宋体" w:cs="宋体"/>
                <w:i w:val="0"/>
                <w:color w:val="000000"/>
                <w:kern w:val="0"/>
                <w:sz w:val="16"/>
                <w:szCs w:val="16"/>
                <w:u w:val="none"/>
                <w:lang w:val="en-US" w:eastAsia="zh-Hans" w:bidi="ar"/>
              </w:rPr>
              <w:t>分类</w:t>
            </w:r>
          </w:p>
        </w:tc>
        <w:tc>
          <w:tcPr>
            <w:tcW w:w="1092" w:type="dxa"/>
            <w:shd w:val="clear" w:color="auto" w:fill="auto"/>
            <w:vAlign w:val="center"/>
          </w:tcPr>
          <w:p>
            <w:pPr>
              <w:rPr>
                <w:rFonts w:hint="eastAsia" w:ascii="宋体" w:hAnsi="宋体" w:eastAsia="宋体" w:cs="宋体"/>
                <w:i w:val="0"/>
                <w:color w:val="000000"/>
                <w:sz w:val="16"/>
                <w:szCs w:val="16"/>
                <w:u w:val="none"/>
              </w:rPr>
            </w:pPr>
          </w:p>
        </w:tc>
        <w:tc>
          <w:tcPr>
            <w:tcW w:w="58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49-</w:t>
            </w:r>
            <w:r>
              <w:rPr>
                <w:rFonts w:hint="default" w:ascii="宋体" w:hAnsi="宋体" w:eastAsia="宋体" w:cs="宋体"/>
                <w:i w:val="0"/>
                <w:color w:val="000000"/>
                <w:kern w:val="0"/>
                <w:sz w:val="16"/>
                <w:szCs w:val="16"/>
                <w:u w:val="none"/>
                <w:lang w:eastAsia="zh-CN" w:bidi="ar"/>
              </w:rPr>
              <w:t>50</w:t>
            </w:r>
          </w:p>
        </w:tc>
        <w:tc>
          <w:tcPr>
            <w:tcW w:w="286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视频图像实体档案</w:t>
            </w:r>
            <w:r>
              <w:rPr>
                <w:rFonts w:hint="eastAsia" w:ascii="宋体" w:hAnsi="宋体" w:eastAsia="宋体" w:cs="宋体"/>
                <w:i w:val="0"/>
                <w:color w:val="000000"/>
                <w:kern w:val="0"/>
                <w:sz w:val="16"/>
                <w:szCs w:val="16"/>
                <w:u w:val="none"/>
                <w:lang w:val="en-US" w:eastAsia="zh-Hans" w:bidi="ar"/>
              </w:rPr>
              <w:t>分类</w:t>
            </w:r>
          </w:p>
        </w:tc>
        <w:tc>
          <w:tcPr>
            <w:tcW w:w="2758" w:type="dxa"/>
            <w:shd w:val="clear" w:color="auto" w:fill="auto"/>
            <w:vAlign w:val="center"/>
          </w:tcPr>
          <w:p>
            <w:pPr>
              <w:rPr>
                <w:rFonts w:hint="eastAsia" w:ascii="宋体" w:hAnsi="宋体" w:eastAsia="宋体" w:cs="宋体"/>
                <w:i w:val="0"/>
                <w:color w:val="000000"/>
                <w:sz w:val="16"/>
                <w:szCs w:val="16"/>
                <w:u w:val="none"/>
                <w:lang w:val="en-US" w:eastAsia="zh-Hans"/>
              </w:rPr>
            </w:pPr>
            <w:r>
              <w:rPr>
                <w:rFonts w:hint="default" w:ascii="宋体" w:hAnsi="宋体" w:eastAsia="宋体" w:cs="宋体"/>
                <w:i w:val="0"/>
                <w:color w:val="000000"/>
                <w:sz w:val="16"/>
                <w:szCs w:val="16"/>
                <w:u w:val="none"/>
              </w:rPr>
              <w:t>01-</w:t>
            </w:r>
            <w:r>
              <w:rPr>
                <w:rFonts w:hint="eastAsia" w:ascii="宋体" w:hAnsi="宋体" w:eastAsia="宋体" w:cs="宋体"/>
                <w:i w:val="0"/>
                <w:color w:val="000000"/>
                <w:sz w:val="16"/>
                <w:szCs w:val="16"/>
                <w:u w:val="none"/>
                <w:lang w:val="en-US" w:eastAsia="zh-Hans"/>
              </w:rPr>
              <w:t>人员</w:t>
            </w:r>
          </w:p>
          <w:p>
            <w:pPr>
              <w:rPr>
                <w:rFonts w:hint="eastAsia" w:ascii="宋体" w:hAnsi="宋体" w:eastAsia="宋体" w:cs="宋体"/>
                <w:i w:val="0"/>
                <w:color w:val="000000"/>
                <w:sz w:val="16"/>
                <w:szCs w:val="16"/>
                <w:u w:val="none"/>
                <w:lang w:val="en-US" w:eastAsia="zh-Hans"/>
              </w:rPr>
            </w:pPr>
            <w:r>
              <w:rPr>
                <w:rFonts w:hint="default" w:ascii="宋体" w:hAnsi="宋体" w:eastAsia="宋体" w:cs="宋体"/>
                <w:i w:val="0"/>
                <w:color w:val="000000"/>
                <w:sz w:val="16"/>
                <w:szCs w:val="16"/>
                <w:u w:val="none"/>
                <w:lang w:eastAsia="zh-Hans"/>
              </w:rPr>
              <w:t>02-</w:t>
            </w:r>
            <w:r>
              <w:rPr>
                <w:rFonts w:hint="eastAsia" w:ascii="宋体" w:hAnsi="宋体" w:eastAsia="宋体" w:cs="宋体"/>
                <w:i w:val="0"/>
                <w:color w:val="000000"/>
                <w:sz w:val="16"/>
                <w:szCs w:val="16"/>
                <w:u w:val="none"/>
                <w:lang w:val="en-US" w:eastAsia="zh-Hans"/>
              </w:rPr>
              <w:t>车辆</w:t>
            </w:r>
          </w:p>
          <w:p>
            <w:pPr>
              <w:rPr>
                <w:rFonts w:hint="eastAsia" w:ascii="宋体" w:hAnsi="宋体" w:eastAsia="宋体" w:cs="宋体"/>
                <w:i w:val="0"/>
                <w:color w:val="000000"/>
                <w:sz w:val="16"/>
                <w:szCs w:val="16"/>
                <w:u w:val="none"/>
                <w:lang w:val="en-US" w:eastAsia="zh-Hans"/>
              </w:rPr>
            </w:pPr>
            <w:r>
              <w:rPr>
                <w:rFonts w:hint="default" w:ascii="宋体" w:hAnsi="宋体" w:eastAsia="宋体" w:cs="宋体"/>
                <w:i w:val="0"/>
                <w:color w:val="000000"/>
                <w:sz w:val="16"/>
                <w:szCs w:val="16"/>
                <w:u w:val="none"/>
                <w:lang w:eastAsia="zh-Hans"/>
              </w:rPr>
              <w:t>03-</w:t>
            </w:r>
            <w:r>
              <w:rPr>
                <w:rFonts w:hint="eastAsia" w:ascii="宋体" w:hAnsi="宋体" w:eastAsia="宋体" w:cs="宋体"/>
                <w:i w:val="0"/>
                <w:color w:val="000000"/>
                <w:sz w:val="16"/>
                <w:szCs w:val="16"/>
                <w:u w:val="none"/>
                <w:lang w:val="en-US" w:eastAsia="zh-Hans"/>
              </w:rPr>
              <w:t>卡码</w:t>
            </w:r>
          </w:p>
          <w:p>
            <w:pPr>
              <w:rPr>
                <w:rFonts w:hint="eastAsia" w:ascii="宋体" w:hAnsi="宋体" w:eastAsia="宋体" w:cs="宋体"/>
                <w:i w:val="0"/>
                <w:color w:val="000000"/>
                <w:sz w:val="16"/>
                <w:szCs w:val="16"/>
                <w:u w:val="none"/>
                <w:lang w:val="en-US" w:eastAsia="zh-Hans"/>
              </w:rPr>
            </w:pPr>
            <w:r>
              <w:rPr>
                <w:rFonts w:hint="default" w:ascii="宋体" w:hAnsi="宋体" w:eastAsia="宋体" w:cs="宋体"/>
                <w:i w:val="0"/>
                <w:color w:val="000000"/>
                <w:sz w:val="16"/>
                <w:szCs w:val="16"/>
                <w:u w:val="none"/>
                <w:lang w:eastAsia="zh-Hans"/>
              </w:rPr>
              <w:t>04-</w:t>
            </w:r>
            <w:r>
              <w:rPr>
                <w:rFonts w:hint="eastAsia" w:ascii="宋体" w:hAnsi="宋体" w:eastAsia="宋体" w:cs="宋体"/>
                <w:i w:val="0"/>
                <w:color w:val="000000"/>
                <w:sz w:val="16"/>
                <w:szCs w:val="16"/>
                <w:u w:val="none"/>
                <w:lang w:val="en-US" w:eastAsia="zh-Hans"/>
              </w:rPr>
              <w:t>终端</w:t>
            </w:r>
          </w:p>
          <w:p>
            <w:pPr>
              <w:rPr>
                <w:rFonts w:hint="eastAsia" w:ascii="宋体" w:hAnsi="宋体" w:eastAsia="宋体" w:cs="宋体"/>
                <w:i w:val="0"/>
                <w:color w:val="000000"/>
                <w:sz w:val="16"/>
                <w:szCs w:val="16"/>
                <w:u w:val="none"/>
                <w:lang w:eastAsia="zh-Hans"/>
              </w:rPr>
            </w:pPr>
            <w:r>
              <w:rPr>
                <w:rFonts w:hint="default" w:ascii="宋体" w:hAnsi="宋体" w:eastAsia="宋体" w:cs="宋体"/>
                <w:i w:val="0"/>
                <w:color w:val="000000"/>
                <w:sz w:val="16"/>
                <w:szCs w:val="16"/>
                <w:u w:val="none"/>
                <w:lang w:eastAsia="zh-Hans"/>
              </w:rPr>
              <w:t>99-</w:t>
            </w:r>
            <w:r>
              <w:rPr>
                <w:rFonts w:hint="eastAsia" w:ascii="宋体" w:hAnsi="宋体" w:eastAsia="宋体" w:cs="宋体"/>
                <w:i w:val="0"/>
                <w:color w:val="000000"/>
                <w:sz w:val="16"/>
                <w:szCs w:val="16"/>
                <w:u w:val="none"/>
                <w:lang w:val="en-US" w:eastAsia="zh-Hans"/>
              </w:rPr>
              <w:t>其他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80" w:hRule="atLeast"/>
        </w:trPr>
        <w:tc>
          <w:tcPr>
            <w:tcW w:w="142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kern w:val="0"/>
                <w:sz w:val="16"/>
                <w:szCs w:val="16"/>
                <w:u w:val="none"/>
                <w:lang w:val="en-US" w:eastAsia="zh-Hans" w:bidi="ar"/>
              </w:rPr>
            </w:pPr>
            <w:r>
              <w:rPr>
                <w:rFonts w:hint="eastAsia" w:ascii="宋体" w:hAnsi="宋体" w:eastAsia="宋体" w:cs="宋体"/>
                <w:i w:val="0"/>
                <w:color w:val="000000"/>
                <w:kern w:val="0"/>
                <w:sz w:val="16"/>
                <w:szCs w:val="16"/>
                <w:u w:val="none"/>
                <w:lang w:val="en-US" w:eastAsia="zh-Hans" w:bidi="ar"/>
              </w:rPr>
              <w:t>实体</w:t>
            </w:r>
            <w:r>
              <w:rPr>
                <w:rFonts w:hint="eastAsia" w:ascii="宋体" w:hAnsi="宋体" w:eastAsia="宋体" w:cs="宋体"/>
                <w:i w:val="0"/>
                <w:color w:val="000000"/>
                <w:kern w:val="0"/>
                <w:sz w:val="16"/>
                <w:szCs w:val="16"/>
                <w:u w:val="none"/>
                <w:lang w:val="en-US" w:eastAsia="zh-CN" w:bidi="ar"/>
              </w:rPr>
              <w:t>档案编码</w:t>
            </w:r>
          </w:p>
        </w:tc>
        <w:tc>
          <w:tcPr>
            <w:tcW w:w="1092" w:type="dxa"/>
            <w:shd w:val="clear" w:color="auto" w:fill="auto"/>
            <w:vAlign w:val="center"/>
          </w:tcPr>
          <w:p>
            <w:pPr>
              <w:rPr>
                <w:rFonts w:hint="eastAsia" w:ascii="宋体" w:hAnsi="宋体" w:eastAsia="宋体" w:cs="宋体"/>
                <w:i w:val="0"/>
                <w:color w:val="000000"/>
                <w:sz w:val="16"/>
                <w:szCs w:val="16"/>
                <w:u w:val="none"/>
              </w:rPr>
            </w:pPr>
          </w:p>
        </w:tc>
        <w:tc>
          <w:tcPr>
            <w:tcW w:w="58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kern w:val="0"/>
                <w:sz w:val="16"/>
                <w:szCs w:val="16"/>
                <w:u w:val="none"/>
                <w:lang w:eastAsia="zh-CN" w:bidi="ar"/>
              </w:rPr>
            </w:pPr>
            <w:r>
              <w:rPr>
                <w:rFonts w:hint="default" w:ascii="宋体" w:hAnsi="宋体" w:eastAsia="宋体" w:cs="宋体"/>
                <w:i w:val="0"/>
                <w:color w:val="000000"/>
                <w:kern w:val="0"/>
                <w:sz w:val="16"/>
                <w:szCs w:val="16"/>
                <w:u w:val="none"/>
                <w:lang w:eastAsia="zh-CN" w:bidi="ar"/>
              </w:rPr>
              <w:t>51-54</w:t>
            </w:r>
          </w:p>
        </w:tc>
        <w:tc>
          <w:tcPr>
            <w:tcW w:w="286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kern w:val="0"/>
                <w:sz w:val="16"/>
                <w:szCs w:val="16"/>
                <w:u w:val="none"/>
                <w:lang w:val="en-US" w:eastAsia="zh-CN" w:bidi="ar"/>
              </w:rPr>
            </w:pPr>
            <w:r>
              <w:rPr>
                <w:rFonts w:hint="eastAsia" w:ascii="宋体" w:hAnsi="宋体" w:eastAsia="宋体" w:cs="宋体"/>
                <w:i w:val="0"/>
                <w:color w:val="000000"/>
                <w:kern w:val="0"/>
                <w:sz w:val="16"/>
                <w:szCs w:val="16"/>
                <w:u w:val="none"/>
                <w:lang w:val="en-US" w:eastAsia="zh-CN" w:bidi="ar"/>
              </w:rPr>
              <w:t>视频图像实体档案</w:t>
            </w:r>
            <w:r>
              <w:rPr>
                <w:rFonts w:hint="eastAsia" w:ascii="宋体" w:hAnsi="宋体" w:eastAsia="宋体" w:cs="宋体"/>
                <w:i w:val="0"/>
                <w:color w:val="000000"/>
                <w:kern w:val="0"/>
                <w:sz w:val="16"/>
                <w:szCs w:val="16"/>
                <w:u w:val="none"/>
                <w:lang w:val="en-US" w:eastAsia="zh-Hans" w:bidi="ar"/>
              </w:rPr>
              <w:t>编码</w:t>
            </w:r>
          </w:p>
        </w:tc>
        <w:tc>
          <w:tcPr>
            <w:tcW w:w="2758" w:type="dxa"/>
            <w:shd w:val="clear" w:color="auto" w:fill="auto"/>
            <w:vAlign w:val="center"/>
          </w:tcPr>
          <w:p>
            <w:pPr>
              <w:rPr>
                <w:rFonts w:hint="default" w:ascii="宋体" w:hAnsi="宋体" w:eastAsia="宋体" w:cs="宋体"/>
                <w:i w:val="0"/>
                <w:color w:val="000000"/>
                <w:sz w:val="16"/>
                <w:szCs w:val="16"/>
                <w:u w:val="none"/>
                <w:lang w:eastAsia="zh-Hans"/>
              </w:rPr>
            </w:pPr>
          </w:p>
        </w:tc>
      </w:tr>
    </w:tbl>
    <w:p>
      <w:pPr>
        <w:pStyle w:val="2"/>
        <w:ind w:left="0" w:leftChars="0" w:firstLine="0" w:firstLineChars="0"/>
      </w:pPr>
    </w:p>
    <w:p>
      <w:pPr>
        <w:pStyle w:val="4"/>
        <w:numPr>
          <w:ilvl w:val="0"/>
          <w:numId w:val="5"/>
        </w:numPr>
      </w:pPr>
      <w:bookmarkStart w:id="108" w:name="_Toc606077869"/>
      <w:bookmarkStart w:id="109" w:name="_Toc229300677"/>
      <w:bookmarkStart w:id="110" w:name="_Toc1162625393"/>
      <w:r>
        <w:rPr>
          <w:rFonts w:hint="eastAsia"/>
          <w:lang w:val="en-US" w:eastAsia="zh-Hans"/>
        </w:rPr>
        <w:t>应用</w:t>
      </w:r>
      <w:r>
        <w:t>功能</w:t>
      </w:r>
      <w:bookmarkEnd w:id="108"/>
      <w:bookmarkEnd w:id="109"/>
      <w:r>
        <w:rPr>
          <w:rFonts w:hint="eastAsia"/>
          <w:lang w:val="en-US" w:eastAsia="zh-Hans"/>
        </w:rPr>
        <w:t>需求</w:t>
      </w:r>
      <w:bookmarkEnd w:id="110"/>
    </w:p>
    <w:p>
      <w:pPr>
        <w:pStyle w:val="5"/>
        <w:numPr>
          <w:ilvl w:val="1"/>
          <w:numId w:val="0"/>
        </w:numPr>
        <w:ind w:leftChars="0"/>
        <w:rPr>
          <w:rFonts w:hint="eastAsia"/>
          <w:lang w:val="en-US" w:eastAsia="zh-Hans"/>
        </w:rPr>
      </w:pPr>
      <w:r>
        <w:t>5.1</w:t>
      </w:r>
      <w:r>
        <w:rPr>
          <w:rFonts w:hint="eastAsia"/>
          <w:lang w:val="en-US" w:eastAsia="zh-Hans"/>
        </w:rPr>
        <w:t>专题信息库（静态信息库）</w:t>
      </w:r>
    </w:p>
    <w:p>
      <w:pPr>
        <w:pStyle w:val="6"/>
        <w:numPr>
          <w:ilvl w:val="2"/>
          <w:numId w:val="0"/>
        </w:numPr>
      </w:pPr>
      <w:r>
        <w:t>5.1.1</w:t>
      </w:r>
      <w:r>
        <w:rPr>
          <w:rFonts w:hint="eastAsia"/>
          <w:lang w:val="en-US" w:eastAsia="zh-Hans"/>
        </w:rPr>
        <w:t>人员专题库</w:t>
      </w:r>
    </w:p>
    <w:p>
      <w:pPr>
        <w:pStyle w:val="7"/>
        <w:numPr>
          <w:ilvl w:val="-1"/>
          <w:numId w:val="0"/>
        </w:numPr>
        <w:ind w:left="0" w:firstLine="0"/>
        <w:outlineLvl w:val="3"/>
        <w:rPr>
          <w:rFonts w:hint="eastAsia"/>
          <w:lang w:val="en-US" w:eastAsia="zh-Hans"/>
        </w:rPr>
      </w:pPr>
      <w:r>
        <w:t>5.1.1.1</w:t>
      </w:r>
      <w:r>
        <w:rPr>
          <w:rFonts w:hint="eastAsia"/>
          <w:lang w:val="en-US" w:eastAsia="zh-Hans"/>
        </w:rPr>
        <w:t>人员查询</w:t>
      </w:r>
    </w:p>
    <w:p>
      <w:pPr>
        <w:pStyle w:val="8"/>
        <w:numPr>
          <w:ilvl w:val="-1"/>
          <w:numId w:val="0"/>
          <w:ins w:id="0" w:author="好名字" w:date="2021-01-27T00:38:58Z"/>
        </w:numPr>
        <w:ind w:left="0" w:firstLine="0"/>
        <w:outlineLvl w:val="4"/>
        <w:rPr>
          <w:rFonts w:hint="eastAsia"/>
          <w:lang w:val="en-US" w:eastAsia="zh-Hans"/>
        </w:rPr>
      </w:pPr>
      <w:r>
        <w:t>5.1.1.1.1功能描述</w:t>
      </w:r>
    </w:p>
    <w:p>
      <w:pPr>
        <w:rPr>
          <w:rFonts w:hint="eastAsia"/>
          <w:lang w:val="en-US" w:eastAsia="zh-Hans"/>
        </w:rPr>
      </w:pPr>
      <w:r>
        <w:rPr>
          <w:rFonts w:hint="eastAsia"/>
          <w:lang w:val="en-US" w:eastAsia="zh-Hans"/>
        </w:rPr>
        <w:t>基础信息搜人：支持按人员证件类型（默认身份证号）</w:t>
      </w:r>
      <w:r>
        <w:rPr>
          <w:rFonts w:hint="default"/>
          <w:lang w:eastAsia="zh-Hans"/>
        </w:rPr>
        <w:t>+</w:t>
      </w:r>
      <w:r>
        <w:rPr>
          <w:rFonts w:hint="eastAsia"/>
          <w:lang w:val="en-US" w:eastAsia="zh-Hans"/>
        </w:rPr>
        <w:t>证件号码、姓名搜索专题信息库下一级目录、二级库及库内人员静态档案。支持重置清空输入内容。</w:t>
      </w:r>
    </w:p>
    <w:p>
      <w:pPr>
        <w:pStyle w:val="8"/>
        <w:numPr>
          <w:ilvl w:val="-1"/>
          <w:numId w:val="0"/>
        </w:numPr>
        <w:ind w:left="0" w:firstLine="0"/>
        <w:outlineLvl w:val="4"/>
      </w:pPr>
      <w:r>
        <w:t>5.1.1.1.2</w:t>
      </w:r>
      <w:r>
        <w:rPr>
          <w:rFonts w:hint="eastAsia"/>
          <w:lang w:val="en-US" w:eastAsia="zh-Hans"/>
        </w:rPr>
        <w:t>功能流程</w:t>
      </w:r>
    </w:p>
    <w:p>
      <w:pPr>
        <w:pStyle w:val="2"/>
        <w:ind w:left="0" w:leftChars="0" w:firstLine="0" w:firstLineChars="0"/>
        <w:rPr>
          <w:rFonts w:hint="eastAsia"/>
          <w:lang w:val="en-US" w:eastAsia="zh-Hans"/>
        </w:rPr>
      </w:pPr>
      <w:r>
        <w:rPr>
          <w:rFonts w:hint="eastAsia"/>
          <w:lang w:val="en-US" w:eastAsia="zh-Hans"/>
        </w:rPr>
        <w:t>略</w:t>
      </w:r>
    </w:p>
    <w:p>
      <w:pPr>
        <w:pStyle w:val="2"/>
        <w:ind w:left="0" w:leftChars="0" w:firstLine="0" w:firstLineChars="0"/>
        <w:rPr>
          <w:rFonts w:hint="eastAsia"/>
          <w:lang w:val="en-US" w:eastAsia="zh-Hans"/>
        </w:rPr>
      </w:pPr>
    </w:p>
    <w:p>
      <w:pPr>
        <w:pStyle w:val="7"/>
        <w:numPr>
          <w:ilvl w:val="-1"/>
          <w:numId w:val="0"/>
        </w:numPr>
        <w:ind w:left="0" w:firstLine="0"/>
        <w:outlineLvl w:val="3"/>
        <w:rPr>
          <w:rFonts w:hint="eastAsia"/>
          <w:lang w:val="en-US" w:eastAsia="zh-Hans"/>
        </w:rPr>
      </w:pPr>
      <w:r>
        <w:t>5.1.1.2</w:t>
      </w:r>
      <w:r>
        <w:rPr>
          <w:rFonts w:hint="eastAsia"/>
          <w:lang w:val="en-US" w:eastAsia="zh-Hans"/>
        </w:rPr>
        <w:t>专题目录管理</w:t>
      </w:r>
    </w:p>
    <w:p>
      <w:pPr>
        <w:pStyle w:val="8"/>
        <w:numPr>
          <w:ilvl w:val="-1"/>
          <w:numId w:val="0"/>
          <w:ins w:id="1" w:author="好名字" w:date="2021-01-27T00:38:58Z"/>
        </w:numPr>
        <w:ind w:left="0" w:firstLine="0"/>
        <w:outlineLvl w:val="4"/>
        <w:rPr>
          <w:rFonts w:hint="eastAsia"/>
          <w:lang w:val="en-US" w:eastAsia="zh-Hans"/>
        </w:rPr>
      </w:pPr>
      <w:r>
        <w:t>5.1.1.2.1功能描述</w:t>
      </w:r>
    </w:p>
    <w:p>
      <w:pPr>
        <w:rPr>
          <w:rFonts w:hint="eastAsia"/>
          <w:lang w:val="en-US" w:eastAsia="zh-Hans"/>
        </w:rPr>
      </w:pPr>
      <w:r>
        <w:rPr>
          <w:rFonts w:hint="eastAsia"/>
          <w:lang w:val="en-US" w:eastAsia="zh-Hans"/>
        </w:rPr>
        <w:t>支持对于一级目录、二级人员库的增加，删除，编辑目录</w:t>
      </w:r>
      <w:r>
        <w:rPr>
          <w:rFonts w:hint="default"/>
          <w:lang w:eastAsia="zh-Hans"/>
        </w:rPr>
        <w:t>/</w:t>
      </w:r>
      <w:r>
        <w:rPr>
          <w:rFonts w:hint="eastAsia"/>
          <w:lang w:val="en-US" w:eastAsia="zh-Hans"/>
        </w:rPr>
        <w:t>人员库名称，以目录名</w:t>
      </w:r>
      <w:r>
        <w:rPr>
          <w:rFonts w:hint="default"/>
          <w:lang w:eastAsia="zh-Hans"/>
        </w:rPr>
        <w:t>/</w:t>
      </w:r>
      <w:r>
        <w:rPr>
          <w:rFonts w:hint="eastAsia"/>
          <w:lang w:val="en-US" w:eastAsia="zh-Hans"/>
        </w:rPr>
        <w:t>库名为关键字模糊匹配查询。</w:t>
      </w:r>
    </w:p>
    <w:p>
      <w:pPr>
        <w:pStyle w:val="2"/>
        <w:ind w:left="0" w:leftChars="0" w:firstLine="0" w:firstLineChars="0"/>
        <w:rPr>
          <w:rFonts w:hint="eastAsia"/>
          <w:lang w:val="en-US" w:eastAsia="zh-Hans"/>
        </w:rPr>
      </w:pPr>
      <w:r>
        <w:rPr>
          <w:rFonts w:hint="eastAsia"/>
          <w:lang w:val="en-US" w:eastAsia="zh-Hans"/>
        </w:rPr>
        <w:t>支持对于检索结果的一级目录、二级人员库的数量统计。如目录</w:t>
      </w:r>
      <w:r>
        <w:rPr>
          <w:rFonts w:hint="default"/>
          <w:lang w:eastAsia="zh-Hans"/>
        </w:rPr>
        <w:t>/</w:t>
      </w:r>
      <w:r>
        <w:rPr>
          <w:rFonts w:hint="eastAsia"/>
          <w:lang w:val="en-US" w:eastAsia="zh-Hans"/>
        </w:rPr>
        <w:t>库下无匹配检索结果，则隐藏该目录</w:t>
      </w:r>
      <w:r>
        <w:rPr>
          <w:rFonts w:hint="default"/>
          <w:lang w:eastAsia="zh-Hans"/>
        </w:rPr>
        <w:t>/</w:t>
      </w:r>
      <w:r>
        <w:rPr>
          <w:rFonts w:hint="eastAsia"/>
          <w:lang w:val="en-US" w:eastAsia="zh-Hans"/>
        </w:rPr>
        <w:t>库。</w:t>
      </w:r>
    </w:p>
    <w:p>
      <w:pPr>
        <w:pStyle w:val="2"/>
        <w:ind w:left="0" w:leftChars="0" w:firstLine="0" w:firstLineChars="0"/>
        <w:rPr>
          <w:rFonts w:hint="eastAsia"/>
          <w:lang w:val="en-US" w:eastAsia="zh-Hans"/>
        </w:rPr>
      </w:pPr>
      <w:r>
        <w:rPr>
          <w:rFonts w:hint="eastAsia"/>
          <w:lang w:val="en-US" w:eastAsia="zh-Hans"/>
        </w:rPr>
        <w:t>支持对于一级目录</w:t>
      </w:r>
      <w:r>
        <w:rPr>
          <w:rFonts w:hint="default"/>
          <w:lang w:eastAsia="zh-Hans"/>
        </w:rPr>
        <w:t>/</w:t>
      </w:r>
      <w:r>
        <w:rPr>
          <w:rFonts w:hint="eastAsia"/>
          <w:lang w:val="en-US" w:eastAsia="zh-Hans"/>
        </w:rPr>
        <w:t>二级人员库内，人员批量赋予标签。</w:t>
      </w:r>
    </w:p>
    <w:p>
      <w:pPr>
        <w:pStyle w:val="8"/>
        <w:numPr>
          <w:ilvl w:val="-1"/>
          <w:numId w:val="0"/>
        </w:numPr>
        <w:ind w:left="0" w:firstLine="0"/>
        <w:outlineLvl w:val="4"/>
      </w:pPr>
      <w:r>
        <w:t>5.1.1.2.2</w:t>
      </w:r>
      <w:r>
        <w:rPr>
          <w:rFonts w:hint="eastAsia"/>
          <w:lang w:val="en-US" w:eastAsia="zh-Hans"/>
        </w:rPr>
        <w:t>功能流程</w:t>
      </w:r>
    </w:p>
    <w:p>
      <w:pPr>
        <w:pStyle w:val="2"/>
        <w:ind w:left="0" w:leftChars="0" w:firstLine="0" w:firstLineChars="0"/>
        <w:rPr>
          <w:rFonts w:hint="eastAsia"/>
          <w:lang w:val="en-US" w:eastAsia="zh-Hans"/>
        </w:rPr>
      </w:pPr>
      <w:r>
        <w:rPr>
          <w:rFonts w:hint="eastAsia"/>
          <w:lang w:val="en-US" w:eastAsia="zh-Hans"/>
        </w:rPr>
        <w:t>略</w:t>
      </w:r>
    </w:p>
    <w:p>
      <w:pPr>
        <w:pStyle w:val="2"/>
        <w:ind w:left="0" w:leftChars="0" w:firstLine="0" w:firstLineChars="0"/>
        <w:rPr>
          <w:rFonts w:hint="eastAsia"/>
          <w:lang w:val="en-US" w:eastAsia="zh-Hans"/>
        </w:rPr>
      </w:pPr>
    </w:p>
    <w:p>
      <w:pPr>
        <w:pStyle w:val="7"/>
        <w:numPr>
          <w:ilvl w:val="-1"/>
          <w:numId w:val="0"/>
        </w:numPr>
        <w:ind w:left="0" w:firstLine="0"/>
        <w:outlineLvl w:val="3"/>
        <w:rPr>
          <w:rFonts w:hint="eastAsia"/>
          <w:lang w:val="en-US" w:eastAsia="zh-Hans"/>
        </w:rPr>
      </w:pPr>
      <w:r>
        <w:t>5.1.1.3</w:t>
      </w:r>
      <w:r>
        <w:rPr>
          <w:rFonts w:hint="eastAsia"/>
          <w:lang w:val="en-US" w:eastAsia="zh-Hans"/>
        </w:rPr>
        <w:t>查询结果列表</w:t>
      </w:r>
    </w:p>
    <w:p>
      <w:pPr>
        <w:pStyle w:val="8"/>
        <w:numPr>
          <w:ilvl w:val="-1"/>
          <w:numId w:val="0"/>
          <w:ins w:id="2" w:author="好名字" w:date="2021-01-27T00:38:58Z"/>
        </w:numPr>
        <w:ind w:left="0" w:firstLine="0"/>
        <w:outlineLvl w:val="4"/>
      </w:pPr>
      <w:r>
        <w:t>5.1.1.3.1功能描述</w:t>
      </w:r>
    </w:p>
    <w:p>
      <w:pPr>
        <w:rPr>
          <w:rFonts w:hint="eastAsia" w:eastAsia="宋体"/>
          <w:lang w:val="en-US" w:eastAsia="zh-Hans"/>
        </w:rPr>
      </w:pPr>
      <w:r>
        <w:rPr>
          <w:rFonts w:hint="eastAsia"/>
          <w:lang w:val="en-US" w:eastAsia="zh-Hans"/>
        </w:rPr>
        <w:t>支持对于人员查询结果的封面照片（支持展示多张）、姓名、证件类型、证件号码展示。支持对于查询结果的人员数量统计。</w:t>
      </w:r>
    </w:p>
    <w:p>
      <w:pPr>
        <w:pStyle w:val="2"/>
        <w:ind w:left="0" w:leftChars="0" w:firstLine="0" w:firstLineChars="0"/>
        <w:rPr>
          <w:rFonts w:hint="eastAsia"/>
          <w:lang w:val="en-US" w:eastAsia="zh-Hans"/>
        </w:rPr>
      </w:pPr>
      <w:r>
        <w:rPr>
          <w:rFonts w:hint="eastAsia"/>
          <w:lang w:val="en-US" w:eastAsia="zh-Hans"/>
        </w:rPr>
        <w:t>支持对于库内查询结果列表的人员增加、删除、编辑修改。</w:t>
      </w:r>
    </w:p>
    <w:p>
      <w:pPr>
        <w:pStyle w:val="2"/>
        <w:ind w:left="0" w:leftChars="0" w:firstLine="0" w:firstLineChars="0"/>
        <w:rPr>
          <w:rFonts w:hint="eastAsia"/>
          <w:lang w:val="en-US" w:eastAsia="zh-Hans"/>
        </w:rPr>
      </w:pPr>
      <w:r>
        <w:rPr>
          <w:rFonts w:hint="eastAsia"/>
          <w:lang w:val="en-US" w:eastAsia="zh-Hans"/>
        </w:rPr>
        <w:t>支持人工</w:t>
      </w:r>
      <w:r>
        <w:rPr>
          <w:rFonts w:hint="default"/>
          <w:lang w:eastAsia="zh-Hans"/>
        </w:rPr>
        <w:t>/</w:t>
      </w:r>
      <w:r>
        <w:rPr>
          <w:rFonts w:hint="eastAsia"/>
          <w:lang w:val="en-US" w:eastAsia="zh-Hans"/>
        </w:rPr>
        <w:t>服务接口形式单项新增</w:t>
      </w:r>
      <w:r>
        <w:rPr>
          <w:rFonts w:hint="default"/>
          <w:lang w:eastAsia="zh-Hans"/>
        </w:rPr>
        <w:t>/</w:t>
      </w:r>
      <w:r>
        <w:rPr>
          <w:rFonts w:hint="eastAsia"/>
          <w:lang w:val="en-US" w:eastAsia="zh-Hans"/>
        </w:rPr>
        <w:t>批量导入人员信息。导入标准如下：</w:t>
      </w:r>
    </w:p>
    <w:tbl>
      <w:tblPr>
        <w:tblStyle w:val="37"/>
        <w:tblW w:w="516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65"/>
        <w:gridCol w:w="1266"/>
        <w:gridCol w:w="1192"/>
        <w:gridCol w:w="19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40" w:hRule="atLeast"/>
        </w:trPr>
        <w:tc>
          <w:tcPr>
            <w:tcW w:w="5169"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5"/>
                <w:szCs w:val="15"/>
                <w:u w:val="none"/>
              </w:rPr>
            </w:pPr>
            <w:r>
              <w:rPr>
                <w:rFonts w:hint="eastAsia" w:ascii="宋体" w:hAnsi="宋体" w:eastAsia="宋体" w:cs="宋体"/>
                <w:i w:val="0"/>
                <w:color w:val="000000"/>
                <w:kern w:val="0"/>
                <w:sz w:val="15"/>
                <w:szCs w:val="15"/>
                <w:u w:val="none"/>
                <w:lang w:val="en-US" w:eastAsia="zh-CN" w:bidi="ar"/>
              </w:rPr>
              <w:t>人员</w:t>
            </w:r>
            <w:r>
              <w:rPr>
                <w:rFonts w:hint="eastAsia" w:ascii="宋体" w:hAnsi="宋体" w:eastAsia="宋体" w:cs="宋体"/>
                <w:i w:val="0"/>
                <w:color w:val="000000"/>
                <w:kern w:val="0"/>
                <w:sz w:val="15"/>
                <w:szCs w:val="15"/>
                <w:u w:val="none"/>
                <w:lang w:val="en-US" w:eastAsia="zh-Hans" w:bidi="ar"/>
              </w:rPr>
              <w:t>导入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40"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5"/>
                <w:szCs w:val="15"/>
                <w:u w:val="none"/>
              </w:rPr>
            </w:pPr>
            <w:r>
              <w:rPr>
                <w:rFonts w:hint="eastAsia" w:ascii="宋体" w:hAnsi="宋体" w:eastAsia="宋体" w:cs="宋体"/>
                <w:i w:val="0"/>
                <w:color w:val="000000"/>
                <w:kern w:val="0"/>
                <w:sz w:val="15"/>
                <w:szCs w:val="15"/>
                <w:u w:val="none"/>
                <w:lang w:val="en-US" w:eastAsia="zh-CN" w:bidi="ar"/>
              </w:rPr>
              <w:t>序号</w:t>
            </w:r>
          </w:p>
        </w:tc>
        <w:tc>
          <w:tcPr>
            <w:tcW w:w="12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i w:val="0"/>
                <w:color w:val="000000"/>
                <w:sz w:val="15"/>
                <w:szCs w:val="15"/>
                <w:u w:val="none"/>
              </w:rPr>
            </w:pPr>
            <w:r>
              <w:rPr>
                <w:rFonts w:hint="eastAsia" w:ascii="宋体" w:hAnsi="宋体" w:eastAsia="宋体" w:cs="宋体"/>
                <w:b/>
                <w:i w:val="0"/>
                <w:color w:val="000000"/>
                <w:kern w:val="0"/>
                <w:sz w:val="15"/>
                <w:szCs w:val="15"/>
                <w:u w:val="none"/>
                <w:lang w:val="en-US" w:eastAsia="zh-CN" w:bidi="ar"/>
              </w:rPr>
              <w:t>字段名</w:t>
            </w:r>
          </w:p>
        </w:tc>
        <w:tc>
          <w:tcPr>
            <w:tcW w:w="119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i w:val="0"/>
                <w:color w:val="000000"/>
                <w:sz w:val="15"/>
                <w:szCs w:val="15"/>
                <w:u w:val="none"/>
              </w:rPr>
            </w:pPr>
            <w:r>
              <w:rPr>
                <w:rFonts w:hint="eastAsia" w:ascii="宋体" w:hAnsi="宋体" w:eastAsia="宋体" w:cs="宋体"/>
                <w:b/>
                <w:i w:val="0"/>
                <w:color w:val="000000"/>
                <w:kern w:val="0"/>
                <w:sz w:val="15"/>
                <w:szCs w:val="15"/>
                <w:u w:val="none"/>
                <w:lang w:val="en-US" w:eastAsia="zh-CN" w:bidi="ar"/>
              </w:rPr>
              <w:t>R/O</w:t>
            </w:r>
          </w:p>
        </w:tc>
        <w:tc>
          <w:tcPr>
            <w:tcW w:w="194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5"/>
                <w:szCs w:val="15"/>
                <w:u w:val="none"/>
              </w:rPr>
            </w:pPr>
            <w:r>
              <w:rPr>
                <w:rFonts w:hint="eastAsia" w:ascii="宋体" w:hAnsi="宋体" w:eastAsia="宋体" w:cs="宋体"/>
                <w:i w:val="0"/>
                <w:color w:val="000000"/>
                <w:kern w:val="0"/>
                <w:sz w:val="15"/>
                <w:szCs w:val="15"/>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w:t>
            </w:r>
          </w:p>
        </w:tc>
        <w:tc>
          <w:tcPr>
            <w:tcW w:w="12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人像图片</w:t>
            </w:r>
          </w:p>
        </w:tc>
        <w:tc>
          <w:tcPr>
            <w:tcW w:w="119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19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支持多个</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2</w:t>
            </w:r>
          </w:p>
        </w:tc>
        <w:tc>
          <w:tcPr>
            <w:tcW w:w="12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证件类型</w:t>
            </w:r>
          </w:p>
        </w:tc>
        <w:tc>
          <w:tcPr>
            <w:tcW w:w="119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R</w:t>
            </w:r>
          </w:p>
        </w:tc>
        <w:tc>
          <w:tcPr>
            <w:tcW w:w="1946"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3</w:t>
            </w:r>
          </w:p>
        </w:tc>
        <w:tc>
          <w:tcPr>
            <w:tcW w:w="12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证件号码</w:t>
            </w:r>
          </w:p>
        </w:tc>
        <w:tc>
          <w:tcPr>
            <w:tcW w:w="119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R</w:t>
            </w:r>
          </w:p>
        </w:tc>
        <w:tc>
          <w:tcPr>
            <w:tcW w:w="1946"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4</w:t>
            </w:r>
          </w:p>
        </w:tc>
        <w:tc>
          <w:tcPr>
            <w:tcW w:w="12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姓名</w:t>
            </w:r>
          </w:p>
        </w:tc>
        <w:tc>
          <w:tcPr>
            <w:tcW w:w="119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R</w:t>
            </w:r>
          </w:p>
        </w:tc>
        <w:tc>
          <w:tcPr>
            <w:tcW w:w="1946"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5</w:t>
            </w:r>
          </w:p>
        </w:tc>
        <w:tc>
          <w:tcPr>
            <w:tcW w:w="12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性别</w:t>
            </w:r>
          </w:p>
        </w:tc>
        <w:tc>
          <w:tcPr>
            <w:tcW w:w="119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1946"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6</w:t>
            </w:r>
          </w:p>
        </w:tc>
        <w:tc>
          <w:tcPr>
            <w:tcW w:w="12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民族</w:t>
            </w:r>
          </w:p>
        </w:tc>
        <w:tc>
          <w:tcPr>
            <w:tcW w:w="119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1946"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7</w:t>
            </w:r>
          </w:p>
        </w:tc>
        <w:tc>
          <w:tcPr>
            <w:tcW w:w="12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出生日期</w:t>
            </w:r>
          </w:p>
        </w:tc>
        <w:tc>
          <w:tcPr>
            <w:tcW w:w="119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19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身份证号码生成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8</w:t>
            </w:r>
          </w:p>
        </w:tc>
        <w:tc>
          <w:tcPr>
            <w:tcW w:w="12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现住地址</w:t>
            </w:r>
          </w:p>
        </w:tc>
        <w:tc>
          <w:tcPr>
            <w:tcW w:w="119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1946"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9</w:t>
            </w:r>
          </w:p>
        </w:tc>
        <w:tc>
          <w:tcPr>
            <w:tcW w:w="12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户籍地址</w:t>
            </w:r>
          </w:p>
        </w:tc>
        <w:tc>
          <w:tcPr>
            <w:tcW w:w="119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1946"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10</w:t>
            </w:r>
          </w:p>
        </w:tc>
        <w:tc>
          <w:tcPr>
            <w:tcW w:w="12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国籍代码</w:t>
            </w:r>
          </w:p>
        </w:tc>
        <w:tc>
          <w:tcPr>
            <w:tcW w:w="119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1946"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11</w:t>
            </w:r>
          </w:p>
        </w:tc>
        <w:tc>
          <w:tcPr>
            <w:tcW w:w="12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籍贯省市县</w:t>
            </w:r>
          </w:p>
        </w:tc>
        <w:tc>
          <w:tcPr>
            <w:tcW w:w="119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19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身份证号码生成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12</w:t>
            </w:r>
          </w:p>
        </w:tc>
        <w:tc>
          <w:tcPr>
            <w:tcW w:w="12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联系电话</w:t>
            </w:r>
          </w:p>
        </w:tc>
        <w:tc>
          <w:tcPr>
            <w:tcW w:w="119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19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支持多个</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13</w:t>
            </w:r>
          </w:p>
        </w:tc>
        <w:tc>
          <w:tcPr>
            <w:tcW w:w="12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人员标签</w:t>
            </w:r>
          </w:p>
        </w:tc>
        <w:tc>
          <w:tcPr>
            <w:tcW w:w="119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19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支持多个</w:t>
            </w:r>
          </w:p>
        </w:tc>
      </w:tr>
    </w:tbl>
    <w:p>
      <w:pPr>
        <w:pStyle w:val="2"/>
        <w:ind w:left="0" w:leftChars="0" w:firstLine="0" w:firstLineChars="0"/>
        <w:rPr>
          <w:rFonts w:hint="eastAsia"/>
          <w:lang w:val="en-US" w:eastAsia="zh-Hans"/>
        </w:rPr>
      </w:pPr>
    </w:p>
    <w:p>
      <w:pPr>
        <w:pStyle w:val="2"/>
        <w:ind w:left="0" w:leftChars="0" w:firstLine="0" w:firstLineChars="0"/>
        <w:rPr>
          <w:rFonts w:hint="eastAsia"/>
          <w:lang w:val="en-US" w:eastAsia="zh-Hans"/>
        </w:rPr>
      </w:pPr>
      <w:r>
        <w:rPr>
          <w:rFonts w:hint="eastAsia"/>
          <w:lang w:val="en-US" w:eastAsia="zh-Hans"/>
        </w:rPr>
        <w:t>支持对已选状态的人员导出为</w:t>
      </w:r>
      <w:r>
        <w:rPr>
          <w:rFonts w:hint="default"/>
          <w:lang w:eastAsia="zh-Hans"/>
        </w:rPr>
        <w:t>xlsx</w:t>
      </w:r>
      <w:r>
        <w:rPr>
          <w:rFonts w:hint="eastAsia"/>
          <w:lang w:val="en-US" w:eastAsia="zh-Hans"/>
        </w:rPr>
        <w:t>格式，导出格式如下：</w:t>
      </w:r>
    </w:p>
    <w:tbl>
      <w:tblPr>
        <w:tblStyle w:val="37"/>
        <w:tblW w:w="346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65"/>
        <w:gridCol w:w="1245"/>
        <w:gridCol w:w="1455"/>
      </w:tblGrid>
      <w:tr>
        <w:trPr>
          <w:trHeight w:val="240" w:hRule="atLeast"/>
        </w:trPr>
        <w:tc>
          <w:tcPr>
            <w:tcW w:w="2775"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人员</w:t>
            </w:r>
          </w:p>
        </w:tc>
      </w:tr>
      <w:tr>
        <w:trPr>
          <w:trHeight w:val="240"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序号</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i w:val="0"/>
                <w:color w:val="000000"/>
                <w:sz w:val="16"/>
                <w:szCs w:val="16"/>
                <w:u w:val="none"/>
              </w:rPr>
            </w:pPr>
            <w:r>
              <w:rPr>
                <w:rFonts w:hint="eastAsia" w:ascii="宋体" w:hAnsi="宋体" w:eastAsia="宋体" w:cs="宋体"/>
                <w:b/>
                <w:i w:val="0"/>
                <w:color w:val="000000"/>
                <w:kern w:val="0"/>
                <w:sz w:val="16"/>
                <w:szCs w:val="16"/>
                <w:u w:val="none"/>
                <w:lang w:val="en-US" w:eastAsia="zh-CN" w:bidi="ar"/>
              </w:rPr>
              <w:t>字段名</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备注</w:t>
            </w:r>
          </w:p>
        </w:tc>
      </w:tr>
      <w:tr>
        <w:trPr>
          <w:trHeight w:val="240"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i w:val="0"/>
                <w:color w:val="000000"/>
                <w:sz w:val="16"/>
                <w:szCs w:val="16"/>
                <w:u w:val="none"/>
              </w:rPr>
            </w:pPr>
            <w:r>
              <w:rPr>
                <w:rFonts w:hint="eastAsia" w:ascii="宋体" w:hAnsi="宋体" w:eastAsia="宋体" w:cs="宋体"/>
                <w:b/>
                <w:i w:val="0"/>
                <w:color w:val="000000"/>
                <w:kern w:val="0"/>
                <w:sz w:val="16"/>
                <w:szCs w:val="16"/>
                <w:u w:val="none"/>
                <w:lang w:val="en-US" w:eastAsia="zh-CN" w:bidi="ar"/>
              </w:rPr>
              <w:t>序号</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宋体" w:hAnsi="宋体" w:eastAsia="宋体" w:cs="宋体"/>
                <w:i w:val="0"/>
                <w:color w:val="000000"/>
                <w:sz w:val="16"/>
                <w:szCs w:val="16"/>
                <w:u w:val="none"/>
              </w:rPr>
            </w:pP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2</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人像图片</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支持多个</w:t>
            </w: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3</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证件类型</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4</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证件号码</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5</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姓名</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6</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性别</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7</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民族</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8</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出生日期</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身份证号码生成</w:t>
            </w: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9</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现住地址</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10</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户籍地址</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11</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国籍代码</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12</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籍贯省市县</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身份证号码生成</w:t>
            </w: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13</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联系电话</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支持多个</w:t>
            </w: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14</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人员标签</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支持多个</w:t>
            </w: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15</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档案创建时间</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16</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创建人</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17</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档案更新时间</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18</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所属专题目录</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19</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所属专题库</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bl>
    <w:p>
      <w:pPr>
        <w:pStyle w:val="2"/>
        <w:ind w:left="0" w:leftChars="0" w:firstLine="0" w:firstLineChars="0"/>
        <w:rPr>
          <w:rFonts w:hint="eastAsia"/>
          <w:lang w:val="en-US" w:eastAsia="zh-Hans"/>
        </w:rPr>
      </w:pPr>
      <w:r>
        <w:rPr>
          <w:rFonts w:hint="eastAsia"/>
          <w:lang w:val="en-US" w:eastAsia="zh-Hans"/>
        </w:rPr>
        <w:t>支持对已选择人员发起布控任务，选择布控库并填写布控信息后，发起布控。（详见视频云布控功能）</w:t>
      </w:r>
    </w:p>
    <w:p>
      <w:pPr>
        <w:pStyle w:val="8"/>
        <w:numPr>
          <w:ilvl w:val="-1"/>
          <w:numId w:val="0"/>
        </w:numPr>
        <w:ind w:left="0" w:firstLine="0"/>
        <w:outlineLvl w:val="4"/>
      </w:pPr>
      <w:r>
        <w:t>5.1.1.3.2</w:t>
      </w:r>
      <w:r>
        <w:rPr>
          <w:rFonts w:hint="eastAsia"/>
          <w:lang w:val="en-US" w:eastAsia="zh-Hans"/>
        </w:rPr>
        <w:t>功能流程</w:t>
      </w:r>
    </w:p>
    <w:p>
      <w:pPr>
        <w:pStyle w:val="2"/>
        <w:ind w:left="0" w:leftChars="0" w:firstLine="0" w:firstLineChars="0"/>
        <w:rPr>
          <w:rFonts w:hint="eastAsia"/>
          <w:lang w:val="en-US" w:eastAsia="zh-Hans"/>
        </w:rPr>
      </w:pPr>
      <w:r>
        <w:rPr>
          <w:rFonts w:hint="eastAsia"/>
          <w:lang w:val="en-US" w:eastAsia="zh-Hans"/>
        </w:rPr>
        <w:t>略</w:t>
      </w:r>
    </w:p>
    <w:p>
      <w:pPr>
        <w:pStyle w:val="2"/>
        <w:ind w:left="0" w:leftChars="0" w:firstLine="0" w:firstLineChars="0"/>
        <w:rPr>
          <w:rFonts w:hint="eastAsia"/>
          <w:lang w:val="en-US" w:eastAsia="zh-Hans"/>
        </w:rPr>
      </w:pPr>
    </w:p>
    <w:p>
      <w:pPr>
        <w:pStyle w:val="6"/>
        <w:numPr>
          <w:ilvl w:val="2"/>
          <w:numId w:val="0"/>
        </w:numPr>
        <w:rPr>
          <w:rFonts w:hint="eastAsia"/>
          <w:lang w:val="en-US" w:eastAsia="zh-Hans"/>
        </w:rPr>
      </w:pPr>
      <w:r>
        <w:t>5.1.2</w:t>
      </w:r>
      <w:r>
        <w:rPr>
          <w:rFonts w:hint="eastAsia"/>
          <w:lang w:val="en-US" w:eastAsia="zh-Hans"/>
        </w:rPr>
        <w:t>车辆专题库</w:t>
      </w:r>
    </w:p>
    <w:p>
      <w:pPr>
        <w:pStyle w:val="7"/>
        <w:numPr>
          <w:ilvl w:val="-1"/>
          <w:numId w:val="0"/>
        </w:numPr>
        <w:ind w:left="0" w:firstLine="0"/>
        <w:outlineLvl w:val="3"/>
        <w:rPr>
          <w:rFonts w:hint="eastAsia"/>
          <w:lang w:val="en-US" w:eastAsia="zh-Hans"/>
        </w:rPr>
      </w:pPr>
      <w:r>
        <w:t>5.1.2.1</w:t>
      </w:r>
      <w:r>
        <w:rPr>
          <w:rFonts w:hint="eastAsia"/>
          <w:lang w:val="en-US" w:eastAsia="zh-Hans"/>
        </w:rPr>
        <w:t>车辆查询</w:t>
      </w:r>
    </w:p>
    <w:p>
      <w:pPr>
        <w:pStyle w:val="8"/>
        <w:numPr>
          <w:ilvl w:val="-1"/>
          <w:numId w:val="0"/>
          <w:ins w:id="3" w:author="好名字" w:date="2021-01-27T00:38:58Z"/>
        </w:numPr>
        <w:ind w:left="0" w:firstLine="0"/>
        <w:outlineLvl w:val="4"/>
        <w:rPr>
          <w:rFonts w:hint="eastAsia"/>
          <w:lang w:val="en-US" w:eastAsia="zh-Hans"/>
        </w:rPr>
      </w:pPr>
      <w:r>
        <w:t>5.1.2.1.1功能描述</w:t>
      </w:r>
    </w:p>
    <w:p>
      <w:pPr>
        <w:rPr>
          <w:rFonts w:hint="eastAsia"/>
          <w:lang w:val="en-US" w:eastAsia="zh-Hans"/>
        </w:rPr>
      </w:pPr>
      <w:r>
        <w:rPr>
          <w:rFonts w:hint="eastAsia"/>
          <w:lang w:val="en-US" w:eastAsia="zh-Hans"/>
        </w:rPr>
        <w:t>基础信息搜车：支持按车牌号码搜索专题信息库下一级目录、二级库及库内车辆静态档案。支持重置清空输入内容。</w:t>
      </w:r>
    </w:p>
    <w:p>
      <w:pPr>
        <w:pStyle w:val="8"/>
        <w:numPr>
          <w:ilvl w:val="-1"/>
          <w:numId w:val="0"/>
          <w:ins w:id="4" w:author="好名字" w:date="2021-01-27T00:38:58Z"/>
        </w:numPr>
        <w:ind w:left="0" w:firstLine="0"/>
        <w:outlineLvl w:val="4"/>
        <w:rPr>
          <w:rFonts w:hint="eastAsia"/>
          <w:lang w:val="en-US" w:eastAsia="zh-Hans"/>
        </w:rPr>
      </w:pPr>
      <w:r>
        <w:t>5.1.2.1.2</w:t>
      </w:r>
      <w:r>
        <w:rPr>
          <w:rFonts w:hint="eastAsia"/>
          <w:lang w:val="en-US" w:eastAsia="zh-Hans"/>
        </w:rPr>
        <w:t>功能流程</w:t>
      </w:r>
    </w:p>
    <w:p>
      <w:pPr>
        <w:rPr>
          <w:rFonts w:hint="eastAsia"/>
          <w:lang w:val="en-US" w:eastAsia="zh-Hans"/>
        </w:rPr>
      </w:pPr>
      <w:r>
        <w:rPr>
          <w:rFonts w:hint="eastAsia"/>
          <w:lang w:val="en-US" w:eastAsia="zh-Hans"/>
        </w:rPr>
        <w:t>略</w:t>
      </w:r>
    </w:p>
    <w:p>
      <w:pPr>
        <w:pStyle w:val="7"/>
        <w:numPr>
          <w:ilvl w:val="-1"/>
          <w:numId w:val="0"/>
        </w:numPr>
        <w:ind w:left="0" w:firstLine="0"/>
        <w:outlineLvl w:val="3"/>
        <w:rPr>
          <w:rFonts w:hint="eastAsia"/>
          <w:lang w:val="en-US" w:eastAsia="zh-Hans"/>
        </w:rPr>
      </w:pPr>
      <w:r>
        <w:t>5.1.2.2</w:t>
      </w:r>
      <w:r>
        <w:rPr>
          <w:rFonts w:hint="eastAsia"/>
          <w:lang w:val="en-US" w:eastAsia="zh-Hans"/>
        </w:rPr>
        <w:t>专题目录管理</w:t>
      </w:r>
    </w:p>
    <w:p>
      <w:pPr>
        <w:pStyle w:val="8"/>
        <w:numPr>
          <w:ilvl w:val="-1"/>
          <w:numId w:val="0"/>
          <w:ins w:id="5" w:author="好名字" w:date="2021-01-27T00:38:58Z"/>
        </w:numPr>
        <w:ind w:left="0" w:firstLine="0"/>
        <w:outlineLvl w:val="4"/>
        <w:rPr>
          <w:rFonts w:hint="eastAsia"/>
          <w:lang w:val="en-US" w:eastAsia="zh-Hans"/>
        </w:rPr>
      </w:pPr>
      <w:r>
        <w:t>5.1.2.2.1功能描述</w:t>
      </w:r>
    </w:p>
    <w:p>
      <w:pPr>
        <w:rPr>
          <w:rFonts w:hint="eastAsia"/>
          <w:lang w:val="en-US" w:eastAsia="zh-Hans"/>
        </w:rPr>
      </w:pPr>
      <w:r>
        <w:rPr>
          <w:rFonts w:hint="eastAsia"/>
          <w:lang w:val="en-US" w:eastAsia="zh-Hans"/>
        </w:rPr>
        <w:t>支持对于一级目录、二级车辆库的增加，删除，编辑目录</w:t>
      </w:r>
      <w:r>
        <w:rPr>
          <w:rFonts w:hint="default"/>
          <w:lang w:eastAsia="zh-Hans"/>
        </w:rPr>
        <w:t>/</w:t>
      </w:r>
      <w:r>
        <w:rPr>
          <w:rFonts w:hint="eastAsia"/>
          <w:lang w:val="en-US" w:eastAsia="zh-Hans"/>
        </w:rPr>
        <w:t>车辆库名称，以目录名</w:t>
      </w:r>
      <w:r>
        <w:rPr>
          <w:rFonts w:hint="default"/>
          <w:lang w:eastAsia="zh-Hans"/>
        </w:rPr>
        <w:t>/</w:t>
      </w:r>
      <w:r>
        <w:rPr>
          <w:rFonts w:hint="eastAsia"/>
          <w:lang w:val="en-US" w:eastAsia="zh-Hans"/>
        </w:rPr>
        <w:t>库名为关键字模糊匹配查询。</w:t>
      </w:r>
    </w:p>
    <w:p>
      <w:pPr>
        <w:pStyle w:val="2"/>
        <w:ind w:left="0" w:leftChars="0" w:firstLine="0" w:firstLineChars="0"/>
        <w:rPr>
          <w:rFonts w:hint="eastAsia"/>
          <w:lang w:val="en-US" w:eastAsia="zh-Hans"/>
        </w:rPr>
      </w:pPr>
      <w:r>
        <w:rPr>
          <w:rFonts w:hint="eastAsia"/>
          <w:lang w:val="en-US" w:eastAsia="zh-Hans"/>
        </w:rPr>
        <w:t>支持对于检索结果的一级目录、二级车辆库的数量统计。如目录</w:t>
      </w:r>
      <w:r>
        <w:rPr>
          <w:rFonts w:hint="default"/>
          <w:lang w:eastAsia="zh-Hans"/>
        </w:rPr>
        <w:t>/</w:t>
      </w:r>
      <w:r>
        <w:rPr>
          <w:rFonts w:hint="eastAsia"/>
          <w:lang w:val="en-US" w:eastAsia="zh-Hans"/>
        </w:rPr>
        <w:t>库下无匹配检索结果，则隐藏该目录</w:t>
      </w:r>
      <w:r>
        <w:rPr>
          <w:rFonts w:hint="default"/>
          <w:lang w:eastAsia="zh-Hans"/>
        </w:rPr>
        <w:t>/</w:t>
      </w:r>
      <w:r>
        <w:rPr>
          <w:rFonts w:hint="eastAsia"/>
          <w:lang w:val="en-US" w:eastAsia="zh-Hans"/>
        </w:rPr>
        <w:t>库。</w:t>
      </w:r>
    </w:p>
    <w:p>
      <w:pPr>
        <w:pStyle w:val="2"/>
        <w:ind w:left="0" w:leftChars="0" w:firstLine="0" w:firstLineChars="0"/>
        <w:rPr>
          <w:rFonts w:hint="eastAsia"/>
          <w:lang w:val="en-US" w:eastAsia="zh-Hans"/>
        </w:rPr>
      </w:pPr>
      <w:r>
        <w:rPr>
          <w:rFonts w:hint="eastAsia"/>
          <w:lang w:val="en-US" w:eastAsia="zh-Hans"/>
        </w:rPr>
        <w:t>支持对于一级目录</w:t>
      </w:r>
      <w:r>
        <w:rPr>
          <w:rFonts w:hint="default"/>
          <w:lang w:eastAsia="zh-Hans"/>
        </w:rPr>
        <w:t>/</w:t>
      </w:r>
      <w:r>
        <w:rPr>
          <w:rFonts w:hint="eastAsia"/>
          <w:lang w:val="en-US" w:eastAsia="zh-Hans"/>
        </w:rPr>
        <w:t>二级车辆库内，车辆批量赋予标签。</w:t>
      </w:r>
    </w:p>
    <w:p>
      <w:pPr>
        <w:pStyle w:val="8"/>
        <w:numPr>
          <w:ilvl w:val="-1"/>
          <w:numId w:val="0"/>
          <w:ins w:id="6" w:author="好名字" w:date="2021-01-27T00:38:58Z"/>
        </w:numPr>
        <w:ind w:left="0" w:firstLine="0"/>
        <w:outlineLvl w:val="4"/>
        <w:rPr>
          <w:rFonts w:hint="eastAsia"/>
          <w:lang w:val="en-US" w:eastAsia="zh-Hans"/>
        </w:rPr>
      </w:pPr>
      <w:r>
        <w:t>5.1.2.2.2</w:t>
      </w:r>
      <w:r>
        <w:rPr>
          <w:rFonts w:hint="eastAsia"/>
          <w:lang w:val="en-US" w:eastAsia="zh-Hans"/>
        </w:rPr>
        <w:t>功能流程</w:t>
      </w:r>
    </w:p>
    <w:p>
      <w:pPr>
        <w:pStyle w:val="2"/>
        <w:ind w:left="0" w:leftChars="0" w:firstLine="0" w:firstLineChars="0"/>
        <w:rPr>
          <w:rFonts w:hint="eastAsia"/>
          <w:lang w:val="en-US" w:eastAsia="zh-Hans"/>
        </w:rPr>
      </w:pPr>
      <w:r>
        <w:rPr>
          <w:rFonts w:hint="eastAsia"/>
          <w:lang w:val="en-US" w:eastAsia="zh-Hans"/>
        </w:rPr>
        <w:t>略</w:t>
      </w:r>
    </w:p>
    <w:p>
      <w:pPr>
        <w:pStyle w:val="7"/>
        <w:numPr>
          <w:ilvl w:val="-1"/>
          <w:numId w:val="0"/>
        </w:numPr>
        <w:ind w:left="0" w:firstLine="0"/>
        <w:outlineLvl w:val="3"/>
        <w:rPr>
          <w:rFonts w:hint="eastAsia"/>
          <w:lang w:val="en-US" w:eastAsia="zh-Hans"/>
        </w:rPr>
      </w:pPr>
      <w:r>
        <w:t>5.1.2.3</w:t>
      </w:r>
      <w:r>
        <w:rPr>
          <w:rFonts w:hint="eastAsia"/>
          <w:lang w:val="en-US" w:eastAsia="zh-Hans"/>
        </w:rPr>
        <w:t>查询结果列表</w:t>
      </w:r>
    </w:p>
    <w:p>
      <w:pPr>
        <w:pStyle w:val="8"/>
        <w:numPr>
          <w:ilvl w:val="-1"/>
          <w:numId w:val="0"/>
          <w:ins w:id="7" w:author="好名字" w:date="2021-01-27T00:38:58Z"/>
        </w:numPr>
        <w:ind w:left="0" w:firstLine="0"/>
        <w:outlineLvl w:val="4"/>
      </w:pPr>
      <w:r>
        <w:t>5.1.2.3.1功能描述</w:t>
      </w:r>
    </w:p>
    <w:p>
      <w:pPr>
        <w:rPr>
          <w:rFonts w:hint="eastAsia"/>
          <w:lang w:val="en-US" w:eastAsia="zh-Hans"/>
        </w:rPr>
      </w:pPr>
      <w:r>
        <w:rPr>
          <w:rFonts w:hint="eastAsia"/>
          <w:lang w:val="en-US" w:eastAsia="zh-Hans"/>
        </w:rPr>
        <w:t>支持对于车辆查询结果的封面照片（支持展示多张，如无证件照默认取图片质量分数最高的抓拍车辆照片作为档案封面）、车牌号码</w:t>
      </w:r>
      <w:r>
        <w:rPr>
          <w:rFonts w:hint="default"/>
          <w:lang w:eastAsia="zh-Hans"/>
        </w:rPr>
        <w:t>+</w:t>
      </w:r>
      <w:r>
        <w:rPr>
          <w:rFonts w:hint="eastAsia"/>
          <w:lang w:val="en-US" w:eastAsia="zh-Hans"/>
        </w:rPr>
        <w:t>车牌颜色、车辆品牌、车辆颜色展示。支持对于查询结果的车辆数量统计。</w:t>
      </w:r>
    </w:p>
    <w:p>
      <w:pPr>
        <w:pStyle w:val="2"/>
        <w:ind w:left="0" w:leftChars="0" w:firstLine="0" w:firstLineChars="0"/>
        <w:rPr>
          <w:rFonts w:hint="eastAsia"/>
          <w:lang w:val="en-US" w:eastAsia="zh-Hans"/>
        </w:rPr>
      </w:pPr>
      <w:r>
        <w:rPr>
          <w:rFonts w:hint="eastAsia"/>
          <w:lang w:val="en-US" w:eastAsia="zh-Hans"/>
        </w:rPr>
        <w:t>支持对于库内查询结果列表的车辆增加、删除、编辑修改。</w:t>
      </w:r>
    </w:p>
    <w:p>
      <w:pPr>
        <w:pStyle w:val="2"/>
        <w:ind w:left="0" w:leftChars="0" w:firstLine="0" w:firstLineChars="0"/>
        <w:rPr>
          <w:rFonts w:hint="eastAsia"/>
          <w:lang w:val="en-US" w:eastAsia="zh-Hans"/>
        </w:rPr>
      </w:pPr>
      <w:r>
        <w:rPr>
          <w:rFonts w:hint="eastAsia"/>
          <w:lang w:val="en-US" w:eastAsia="zh-Hans"/>
        </w:rPr>
        <w:t>支持人工</w:t>
      </w:r>
      <w:r>
        <w:rPr>
          <w:rFonts w:hint="default"/>
          <w:lang w:eastAsia="zh-Hans"/>
        </w:rPr>
        <w:t>/</w:t>
      </w:r>
      <w:r>
        <w:rPr>
          <w:rFonts w:hint="eastAsia"/>
          <w:lang w:val="en-US" w:eastAsia="zh-Hans"/>
        </w:rPr>
        <w:t>服务接口形式单项新增</w:t>
      </w:r>
      <w:r>
        <w:rPr>
          <w:rFonts w:hint="default"/>
          <w:lang w:eastAsia="zh-Hans"/>
        </w:rPr>
        <w:t>/</w:t>
      </w:r>
      <w:r>
        <w:rPr>
          <w:rFonts w:hint="eastAsia"/>
          <w:lang w:val="en-US" w:eastAsia="zh-Hans"/>
        </w:rPr>
        <w:t>批量导入车辆信息。导入标准如下：</w:t>
      </w:r>
    </w:p>
    <w:tbl>
      <w:tblPr>
        <w:tblStyle w:val="37"/>
        <w:tblW w:w="36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91"/>
        <w:gridCol w:w="1110"/>
        <w:gridCol w:w="704"/>
        <w:gridCol w:w="1110"/>
      </w:tblGrid>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c>
          <w:tcPr>
            <w:tcW w:w="3255"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序号</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i w:val="0"/>
                <w:color w:val="000000"/>
                <w:sz w:val="16"/>
                <w:szCs w:val="16"/>
                <w:u w:val="none"/>
              </w:rPr>
            </w:pPr>
            <w:r>
              <w:rPr>
                <w:rFonts w:hint="eastAsia" w:ascii="宋体" w:hAnsi="宋体" w:eastAsia="宋体" w:cs="宋体"/>
                <w:b/>
                <w:i w:val="0"/>
                <w:color w:val="000000"/>
                <w:kern w:val="0"/>
                <w:sz w:val="16"/>
                <w:szCs w:val="16"/>
                <w:u w:val="none"/>
                <w:lang w:val="en-US" w:eastAsia="zh-CN" w:bidi="ar"/>
              </w:rPr>
              <w:t>字段名</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i w:val="0"/>
                <w:color w:val="000000"/>
                <w:sz w:val="16"/>
                <w:szCs w:val="16"/>
                <w:u w:val="none"/>
              </w:rPr>
            </w:pPr>
            <w:r>
              <w:rPr>
                <w:rFonts w:hint="eastAsia" w:ascii="宋体" w:hAnsi="宋体" w:eastAsia="宋体" w:cs="宋体"/>
                <w:b/>
                <w:i w:val="0"/>
                <w:color w:val="000000"/>
                <w:kern w:val="0"/>
                <w:sz w:val="16"/>
                <w:szCs w:val="16"/>
                <w:u w:val="none"/>
                <w:lang w:val="en-US" w:eastAsia="zh-CN" w:bidi="ar"/>
              </w:rPr>
              <w:t>R/O</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i w:val="0"/>
                <w:color w:val="000000"/>
                <w:sz w:val="16"/>
                <w:szCs w:val="16"/>
                <w:u w:val="none"/>
              </w:rPr>
            </w:pPr>
            <w:r>
              <w:rPr>
                <w:rFonts w:hint="eastAsia" w:ascii="宋体" w:hAnsi="宋体" w:eastAsia="宋体" w:cs="宋体"/>
                <w:b/>
                <w:i w:val="0"/>
                <w:color w:val="000000"/>
                <w:kern w:val="0"/>
                <w:sz w:val="16"/>
                <w:szCs w:val="16"/>
                <w:u w:val="none"/>
                <w:lang w:val="en-US" w:eastAsia="zh-CN" w:bidi="ar"/>
              </w:rPr>
              <w:t>车辆图片</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i w:val="0"/>
                <w:color w:val="000000"/>
                <w:sz w:val="16"/>
                <w:szCs w:val="16"/>
                <w:u w:val="none"/>
              </w:rPr>
            </w:pPr>
            <w:r>
              <w:rPr>
                <w:rFonts w:hint="eastAsia" w:ascii="宋体" w:hAnsi="宋体" w:eastAsia="宋体" w:cs="宋体"/>
                <w:b/>
                <w:i w:val="0"/>
                <w:color w:val="000000"/>
                <w:kern w:val="0"/>
                <w:sz w:val="16"/>
                <w:szCs w:val="16"/>
                <w:u w:val="none"/>
                <w:lang w:val="en-US" w:eastAsia="zh-CN" w:bidi="ar"/>
              </w:rPr>
              <w:t>O</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支持多个</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2</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车牌号</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R</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3</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车牌颜色</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4</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车辆类型</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5</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车辆品牌</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6</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车辆型号</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7</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车身颜色</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8</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车主证件类型</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9</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车主证件号码</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10</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车主姓名</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11</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车主电话号码</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支持多个</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12</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车辆标签</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支持多个</w:t>
            </w:r>
          </w:p>
        </w:tc>
      </w:tr>
    </w:tbl>
    <w:p>
      <w:pPr>
        <w:pStyle w:val="2"/>
        <w:ind w:left="0" w:leftChars="0" w:firstLine="0" w:firstLineChars="0"/>
        <w:rPr>
          <w:rFonts w:hint="eastAsia"/>
          <w:lang w:val="en-US" w:eastAsia="zh-Hans"/>
        </w:rPr>
      </w:pPr>
      <w:r>
        <w:rPr>
          <w:rFonts w:hint="eastAsia"/>
          <w:lang w:val="en-US" w:eastAsia="zh-Hans"/>
        </w:rPr>
        <w:t>支持对已选状态的车辆导出为</w:t>
      </w:r>
      <w:r>
        <w:rPr>
          <w:rFonts w:hint="default"/>
          <w:lang w:eastAsia="zh-Hans"/>
        </w:rPr>
        <w:t>xlsx</w:t>
      </w:r>
      <w:r>
        <w:rPr>
          <w:rFonts w:hint="eastAsia"/>
          <w:lang w:val="en-US" w:eastAsia="zh-Hans"/>
        </w:rPr>
        <w:t>格式，导出格式如下：</w:t>
      </w:r>
    </w:p>
    <w:tbl>
      <w:tblPr>
        <w:tblStyle w:val="37"/>
        <w:tblW w:w="28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78"/>
        <w:gridCol w:w="1086"/>
        <w:gridCol w:w="1086"/>
      </w:tblGrid>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c>
          <w:tcPr>
            <w:tcW w:w="249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车辆</w:t>
            </w: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序号</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i w:val="0"/>
                <w:color w:val="000000"/>
                <w:sz w:val="16"/>
                <w:szCs w:val="16"/>
                <w:u w:val="none"/>
              </w:rPr>
            </w:pPr>
            <w:r>
              <w:rPr>
                <w:rFonts w:hint="eastAsia" w:ascii="宋体" w:hAnsi="宋体" w:eastAsia="宋体" w:cs="宋体"/>
                <w:b/>
                <w:i w:val="0"/>
                <w:color w:val="000000"/>
                <w:kern w:val="0"/>
                <w:sz w:val="16"/>
                <w:szCs w:val="16"/>
                <w:u w:val="none"/>
                <w:lang w:val="en-US" w:eastAsia="zh-CN" w:bidi="ar"/>
              </w:rPr>
              <w:t>字段名</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备注</w:t>
            </w: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i w:val="0"/>
                <w:color w:val="000000"/>
                <w:sz w:val="16"/>
                <w:szCs w:val="16"/>
                <w:u w:val="none"/>
              </w:rPr>
            </w:pPr>
            <w:r>
              <w:rPr>
                <w:rFonts w:hint="eastAsia" w:ascii="宋体" w:hAnsi="宋体" w:eastAsia="宋体" w:cs="宋体"/>
                <w:b/>
                <w:i w:val="0"/>
                <w:color w:val="000000"/>
                <w:kern w:val="0"/>
                <w:sz w:val="16"/>
                <w:szCs w:val="16"/>
                <w:u w:val="none"/>
                <w:lang w:val="en-US" w:eastAsia="zh-CN" w:bidi="ar"/>
              </w:rPr>
              <w:t>车辆图片</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支持多个</w:t>
            </w: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2</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车牌号</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3</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车牌颜色</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4</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车辆类型</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5</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车辆品牌</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6</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车辆型号</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7</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车身颜色</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8</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车主证件类型</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9</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车主证件号码</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10</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车主姓名</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11</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车主电话号码</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支持多个</w:t>
            </w: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12</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车辆标签</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支持多个</w:t>
            </w: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13</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档案创建时间</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14</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创建人</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15</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档案更新时间</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16</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所属专题目录</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17</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所属专题库</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bl>
    <w:p>
      <w:pPr>
        <w:pStyle w:val="2"/>
        <w:ind w:left="0" w:leftChars="0" w:firstLine="0" w:firstLineChars="0"/>
        <w:rPr>
          <w:rFonts w:hint="eastAsia"/>
          <w:lang w:val="en-US" w:eastAsia="zh-Hans"/>
        </w:rPr>
      </w:pPr>
      <w:r>
        <w:rPr>
          <w:rFonts w:hint="eastAsia"/>
          <w:lang w:val="en-US" w:eastAsia="zh-Hans"/>
        </w:rPr>
        <w:t>支持对已选择车辆发起布控任务，选择布控库并填写布控信息后，发起布控。（详见视频云布控功能）</w:t>
      </w:r>
    </w:p>
    <w:p>
      <w:pPr>
        <w:pStyle w:val="8"/>
        <w:numPr>
          <w:ilvl w:val="-1"/>
          <w:numId w:val="0"/>
          <w:ins w:id="8" w:author="好名字" w:date="2021-01-27T00:38:58Z"/>
        </w:numPr>
        <w:ind w:left="0" w:firstLine="0"/>
        <w:outlineLvl w:val="4"/>
        <w:rPr>
          <w:rFonts w:hint="eastAsia"/>
          <w:lang w:val="en-US" w:eastAsia="zh-Hans"/>
        </w:rPr>
      </w:pPr>
      <w:r>
        <w:t>5.1.2.3.2</w:t>
      </w:r>
      <w:r>
        <w:rPr>
          <w:rFonts w:hint="eastAsia"/>
          <w:lang w:val="en-US" w:eastAsia="zh-Hans"/>
        </w:rPr>
        <w:t>功能流程</w:t>
      </w:r>
    </w:p>
    <w:p>
      <w:pPr>
        <w:pStyle w:val="2"/>
        <w:ind w:left="0" w:leftChars="0" w:firstLine="0" w:firstLineChars="0"/>
        <w:rPr>
          <w:rFonts w:hint="eastAsia"/>
          <w:lang w:val="en-US" w:eastAsia="zh-Hans"/>
        </w:rPr>
      </w:pPr>
      <w:r>
        <w:rPr>
          <w:rFonts w:hint="eastAsia"/>
          <w:lang w:val="en-US" w:eastAsia="zh-Hans"/>
        </w:rPr>
        <w:t>略</w:t>
      </w:r>
    </w:p>
    <w:p>
      <w:pPr>
        <w:pStyle w:val="2"/>
        <w:ind w:left="0" w:leftChars="0" w:firstLine="0" w:firstLineChars="0"/>
        <w:rPr>
          <w:rFonts w:hint="eastAsia"/>
          <w:lang w:val="en-US" w:eastAsia="zh-Hans"/>
        </w:rPr>
      </w:pPr>
    </w:p>
    <w:p>
      <w:pPr>
        <w:pStyle w:val="6"/>
        <w:numPr>
          <w:ilvl w:val="2"/>
          <w:numId w:val="0"/>
        </w:numPr>
        <w:rPr>
          <w:rFonts w:hint="eastAsia"/>
          <w:lang w:val="en-US" w:eastAsia="zh-Hans"/>
        </w:rPr>
      </w:pPr>
      <w:r>
        <w:t>5.1.3</w:t>
      </w:r>
      <w:r>
        <w:rPr>
          <w:rFonts w:hint="default"/>
          <w:lang w:eastAsia="zh-Hans"/>
        </w:rPr>
        <w:t>卡码</w:t>
      </w:r>
      <w:r>
        <w:rPr>
          <w:rFonts w:hint="eastAsia"/>
          <w:lang w:val="en-US" w:eastAsia="zh-Hans"/>
        </w:rPr>
        <w:t>专题库</w:t>
      </w:r>
    </w:p>
    <w:p>
      <w:pPr>
        <w:pStyle w:val="7"/>
        <w:numPr>
          <w:ilvl w:val="-1"/>
          <w:numId w:val="0"/>
        </w:numPr>
        <w:ind w:left="0" w:firstLine="0"/>
        <w:outlineLvl w:val="3"/>
        <w:rPr>
          <w:rFonts w:hint="eastAsia"/>
          <w:lang w:val="en-US" w:eastAsia="zh-Hans"/>
        </w:rPr>
      </w:pPr>
      <w:r>
        <w:t>5.1.3.1</w:t>
      </w:r>
      <w:r>
        <w:rPr>
          <w:rFonts w:hint="default"/>
          <w:lang w:eastAsia="zh-Hans"/>
        </w:rPr>
        <w:t>卡码</w:t>
      </w:r>
      <w:r>
        <w:rPr>
          <w:rFonts w:hint="eastAsia"/>
          <w:lang w:val="en-US" w:eastAsia="zh-Hans"/>
        </w:rPr>
        <w:t>查询</w:t>
      </w:r>
    </w:p>
    <w:p>
      <w:pPr>
        <w:pStyle w:val="8"/>
        <w:numPr>
          <w:ilvl w:val="-1"/>
          <w:numId w:val="0"/>
          <w:ins w:id="9" w:author="好名字" w:date="2021-01-27T00:38:58Z"/>
        </w:numPr>
        <w:ind w:left="0" w:firstLine="0"/>
        <w:outlineLvl w:val="4"/>
        <w:rPr>
          <w:rFonts w:hint="eastAsia"/>
          <w:lang w:val="en-US" w:eastAsia="zh-Hans"/>
        </w:rPr>
      </w:pPr>
      <w:r>
        <w:t>5.1.3.1.1功能描述</w:t>
      </w:r>
    </w:p>
    <w:p>
      <w:pPr>
        <w:rPr>
          <w:rFonts w:hint="eastAsia"/>
          <w:lang w:val="en-US" w:eastAsia="zh-Hans"/>
        </w:rPr>
      </w:pPr>
      <w:r>
        <w:rPr>
          <w:rFonts w:hint="eastAsia"/>
          <w:lang w:val="en-US" w:eastAsia="zh-Hans"/>
        </w:rPr>
        <w:t>基础信息搜车：支持按</w:t>
      </w:r>
      <w:r>
        <w:rPr>
          <w:rFonts w:hint="default"/>
          <w:lang w:eastAsia="zh-Hans"/>
        </w:rPr>
        <w:t>IMSI</w:t>
      </w:r>
      <w:r>
        <w:rPr>
          <w:rFonts w:hint="eastAsia"/>
          <w:lang w:val="en-US" w:eastAsia="zh-Hans"/>
        </w:rPr>
        <w:t>或手机号搜索专题信息库下一级目录、二级库及库内</w:t>
      </w:r>
      <w:r>
        <w:rPr>
          <w:rFonts w:hint="default"/>
          <w:lang w:eastAsia="zh-Hans"/>
        </w:rPr>
        <w:t>卡码</w:t>
      </w:r>
      <w:r>
        <w:rPr>
          <w:rFonts w:hint="eastAsia"/>
          <w:lang w:val="en-US" w:eastAsia="zh-Hans"/>
        </w:rPr>
        <w:t>静态档案。支持重置清空输入内容。</w:t>
      </w:r>
    </w:p>
    <w:p>
      <w:pPr>
        <w:pStyle w:val="8"/>
        <w:numPr>
          <w:ilvl w:val="-1"/>
          <w:numId w:val="0"/>
          <w:ins w:id="10" w:author="好名字" w:date="2021-01-27T00:38:58Z"/>
        </w:numPr>
        <w:ind w:left="0" w:firstLine="0"/>
        <w:outlineLvl w:val="4"/>
        <w:rPr>
          <w:rFonts w:hint="eastAsia"/>
          <w:lang w:val="en-US" w:eastAsia="zh-Hans"/>
        </w:rPr>
      </w:pPr>
      <w:r>
        <w:t>5.1.3.1.2</w:t>
      </w:r>
      <w:r>
        <w:rPr>
          <w:rFonts w:hint="eastAsia"/>
          <w:lang w:val="en-US" w:eastAsia="zh-Hans"/>
        </w:rPr>
        <w:t>功能流程</w:t>
      </w:r>
    </w:p>
    <w:p>
      <w:pPr>
        <w:rPr>
          <w:rFonts w:hint="eastAsia"/>
          <w:lang w:val="en-US" w:eastAsia="zh-Hans"/>
        </w:rPr>
      </w:pPr>
      <w:r>
        <w:rPr>
          <w:rFonts w:hint="eastAsia"/>
          <w:lang w:val="en-US" w:eastAsia="zh-Hans"/>
        </w:rPr>
        <w:t>略</w:t>
      </w:r>
    </w:p>
    <w:p>
      <w:pPr>
        <w:pStyle w:val="7"/>
        <w:numPr>
          <w:ilvl w:val="-1"/>
          <w:numId w:val="0"/>
        </w:numPr>
        <w:ind w:left="0" w:firstLine="0"/>
        <w:outlineLvl w:val="3"/>
        <w:rPr>
          <w:rFonts w:hint="eastAsia"/>
          <w:lang w:val="en-US" w:eastAsia="zh-Hans"/>
        </w:rPr>
      </w:pPr>
      <w:r>
        <w:t>5.1.3.2</w:t>
      </w:r>
      <w:r>
        <w:rPr>
          <w:rFonts w:hint="eastAsia"/>
          <w:lang w:val="en-US" w:eastAsia="zh-Hans"/>
        </w:rPr>
        <w:t>专题目录管理</w:t>
      </w:r>
    </w:p>
    <w:p>
      <w:pPr>
        <w:pStyle w:val="8"/>
        <w:numPr>
          <w:ilvl w:val="-1"/>
          <w:numId w:val="0"/>
          <w:ins w:id="11" w:author="好名字" w:date="2021-01-27T00:38:58Z"/>
        </w:numPr>
        <w:ind w:left="0" w:firstLine="0"/>
        <w:outlineLvl w:val="4"/>
        <w:rPr>
          <w:rFonts w:hint="eastAsia"/>
          <w:lang w:val="en-US" w:eastAsia="zh-Hans"/>
        </w:rPr>
      </w:pPr>
      <w:r>
        <w:t>5.1.3.2.1功能描述</w:t>
      </w:r>
    </w:p>
    <w:p>
      <w:pPr>
        <w:rPr>
          <w:rFonts w:hint="eastAsia"/>
          <w:lang w:val="en-US" w:eastAsia="zh-Hans"/>
        </w:rPr>
      </w:pPr>
      <w:r>
        <w:rPr>
          <w:rFonts w:hint="eastAsia"/>
          <w:lang w:val="en-US" w:eastAsia="zh-Hans"/>
        </w:rPr>
        <w:t>支持对于一级目录、二级</w:t>
      </w:r>
      <w:r>
        <w:rPr>
          <w:rFonts w:hint="default"/>
          <w:lang w:eastAsia="zh-Hans"/>
        </w:rPr>
        <w:t>卡码</w:t>
      </w:r>
      <w:r>
        <w:rPr>
          <w:rFonts w:hint="eastAsia"/>
          <w:lang w:val="en-US" w:eastAsia="zh-Hans"/>
        </w:rPr>
        <w:t>库的增加，删除，编辑目录</w:t>
      </w:r>
      <w:r>
        <w:rPr>
          <w:rFonts w:hint="default"/>
          <w:lang w:eastAsia="zh-Hans"/>
        </w:rPr>
        <w:t>/卡码</w:t>
      </w:r>
      <w:r>
        <w:rPr>
          <w:rFonts w:hint="eastAsia"/>
          <w:lang w:val="en-US" w:eastAsia="zh-Hans"/>
        </w:rPr>
        <w:t>库名称，以目录名</w:t>
      </w:r>
      <w:r>
        <w:rPr>
          <w:rFonts w:hint="default"/>
          <w:lang w:eastAsia="zh-Hans"/>
        </w:rPr>
        <w:t>/</w:t>
      </w:r>
      <w:r>
        <w:rPr>
          <w:rFonts w:hint="eastAsia"/>
          <w:lang w:val="en-US" w:eastAsia="zh-Hans"/>
        </w:rPr>
        <w:t>库名为关键字模糊匹配查询。</w:t>
      </w:r>
    </w:p>
    <w:p>
      <w:pPr>
        <w:pStyle w:val="2"/>
        <w:ind w:left="0" w:leftChars="0" w:firstLine="0" w:firstLineChars="0"/>
        <w:rPr>
          <w:rFonts w:hint="eastAsia"/>
          <w:lang w:val="en-US" w:eastAsia="zh-Hans"/>
        </w:rPr>
      </w:pPr>
      <w:r>
        <w:rPr>
          <w:rFonts w:hint="eastAsia"/>
          <w:lang w:val="en-US" w:eastAsia="zh-Hans"/>
        </w:rPr>
        <w:t>支持对于检索结果的一级目录、二级</w:t>
      </w:r>
      <w:r>
        <w:rPr>
          <w:rFonts w:hint="default"/>
          <w:lang w:eastAsia="zh-Hans"/>
        </w:rPr>
        <w:t>卡码</w:t>
      </w:r>
      <w:r>
        <w:rPr>
          <w:rFonts w:hint="eastAsia"/>
          <w:lang w:val="en-US" w:eastAsia="zh-Hans"/>
        </w:rPr>
        <w:t>库的数量统计。如目录</w:t>
      </w:r>
      <w:r>
        <w:rPr>
          <w:rFonts w:hint="default"/>
          <w:lang w:eastAsia="zh-Hans"/>
        </w:rPr>
        <w:t>/</w:t>
      </w:r>
      <w:r>
        <w:rPr>
          <w:rFonts w:hint="eastAsia"/>
          <w:lang w:val="en-US" w:eastAsia="zh-Hans"/>
        </w:rPr>
        <w:t>库下无匹配检索结果，则隐藏该目录</w:t>
      </w:r>
      <w:r>
        <w:rPr>
          <w:rFonts w:hint="default"/>
          <w:lang w:eastAsia="zh-Hans"/>
        </w:rPr>
        <w:t>/</w:t>
      </w:r>
      <w:r>
        <w:rPr>
          <w:rFonts w:hint="eastAsia"/>
          <w:lang w:val="en-US" w:eastAsia="zh-Hans"/>
        </w:rPr>
        <w:t>库。</w:t>
      </w:r>
    </w:p>
    <w:p>
      <w:pPr>
        <w:pStyle w:val="2"/>
        <w:ind w:left="0" w:leftChars="0" w:firstLine="0" w:firstLineChars="0"/>
        <w:rPr>
          <w:rFonts w:hint="eastAsia"/>
          <w:lang w:val="en-US" w:eastAsia="zh-Hans"/>
        </w:rPr>
      </w:pPr>
      <w:r>
        <w:rPr>
          <w:rFonts w:hint="eastAsia"/>
          <w:lang w:val="en-US" w:eastAsia="zh-Hans"/>
        </w:rPr>
        <w:t>支持对于一级目录</w:t>
      </w:r>
      <w:r>
        <w:rPr>
          <w:rFonts w:hint="default"/>
          <w:lang w:eastAsia="zh-Hans"/>
        </w:rPr>
        <w:t>/</w:t>
      </w:r>
      <w:r>
        <w:rPr>
          <w:rFonts w:hint="eastAsia"/>
          <w:lang w:val="en-US" w:eastAsia="zh-Hans"/>
        </w:rPr>
        <w:t>二级</w:t>
      </w:r>
      <w:r>
        <w:rPr>
          <w:rFonts w:hint="default"/>
          <w:lang w:eastAsia="zh-Hans"/>
        </w:rPr>
        <w:t>卡码</w:t>
      </w:r>
      <w:r>
        <w:rPr>
          <w:rFonts w:hint="eastAsia"/>
          <w:lang w:val="en-US" w:eastAsia="zh-Hans"/>
        </w:rPr>
        <w:t>库内，</w:t>
      </w:r>
      <w:r>
        <w:rPr>
          <w:rFonts w:hint="default"/>
          <w:lang w:eastAsia="zh-Hans"/>
        </w:rPr>
        <w:t>卡码</w:t>
      </w:r>
      <w:r>
        <w:rPr>
          <w:rFonts w:hint="eastAsia"/>
          <w:lang w:val="en-US" w:eastAsia="zh-Hans"/>
        </w:rPr>
        <w:t>批量赋予标签。</w:t>
      </w:r>
    </w:p>
    <w:p>
      <w:pPr>
        <w:pStyle w:val="8"/>
        <w:numPr>
          <w:ilvl w:val="-1"/>
          <w:numId w:val="0"/>
          <w:ins w:id="12" w:author="好名字" w:date="2021-01-27T00:38:58Z"/>
        </w:numPr>
        <w:ind w:left="0" w:firstLine="0"/>
        <w:outlineLvl w:val="4"/>
        <w:rPr>
          <w:rFonts w:hint="eastAsia"/>
          <w:lang w:val="en-US" w:eastAsia="zh-Hans"/>
        </w:rPr>
      </w:pPr>
      <w:r>
        <w:t>5.1.3.2.2</w:t>
      </w:r>
      <w:r>
        <w:rPr>
          <w:rFonts w:hint="eastAsia"/>
          <w:lang w:val="en-US" w:eastAsia="zh-Hans"/>
        </w:rPr>
        <w:t>功能流程</w:t>
      </w:r>
    </w:p>
    <w:p>
      <w:pPr>
        <w:pStyle w:val="2"/>
        <w:ind w:left="0" w:leftChars="0" w:firstLine="0" w:firstLineChars="0"/>
        <w:rPr>
          <w:rFonts w:hint="eastAsia"/>
          <w:lang w:val="en-US" w:eastAsia="zh-Hans"/>
        </w:rPr>
      </w:pPr>
      <w:r>
        <w:rPr>
          <w:rFonts w:hint="eastAsia"/>
          <w:lang w:val="en-US" w:eastAsia="zh-Hans"/>
        </w:rPr>
        <w:t>略</w:t>
      </w:r>
    </w:p>
    <w:p>
      <w:pPr>
        <w:pStyle w:val="7"/>
        <w:numPr>
          <w:ilvl w:val="-1"/>
          <w:numId w:val="0"/>
        </w:numPr>
        <w:ind w:left="0" w:firstLine="0"/>
        <w:outlineLvl w:val="3"/>
        <w:rPr>
          <w:rFonts w:hint="eastAsia"/>
          <w:lang w:val="en-US" w:eastAsia="zh-Hans"/>
        </w:rPr>
      </w:pPr>
      <w:r>
        <w:t>5.1.3.3</w:t>
      </w:r>
      <w:r>
        <w:rPr>
          <w:rFonts w:hint="eastAsia"/>
          <w:lang w:val="en-US" w:eastAsia="zh-Hans"/>
        </w:rPr>
        <w:t>查询结果列表</w:t>
      </w:r>
    </w:p>
    <w:p>
      <w:pPr>
        <w:pStyle w:val="8"/>
        <w:numPr>
          <w:ilvl w:val="-1"/>
          <w:numId w:val="0"/>
          <w:ins w:id="13" w:author="好名字" w:date="2021-01-27T00:38:58Z"/>
        </w:numPr>
        <w:ind w:left="0" w:firstLine="0"/>
        <w:outlineLvl w:val="4"/>
      </w:pPr>
      <w:r>
        <w:t>5.1.3.3.1功能描述</w:t>
      </w:r>
    </w:p>
    <w:p>
      <w:pPr>
        <w:rPr>
          <w:rFonts w:hint="eastAsia"/>
          <w:lang w:val="en-US" w:eastAsia="zh-Hans"/>
        </w:rPr>
      </w:pPr>
      <w:r>
        <w:rPr>
          <w:rFonts w:hint="eastAsia"/>
          <w:lang w:val="en-US" w:eastAsia="zh-Hans"/>
        </w:rPr>
        <w:t>支持对于</w:t>
      </w:r>
      <w:r>
        <w:rPr>
          <w:rFonts w:hint="default"/>
          <w:lang w:eastAsia="zh-Hans"/>
        </w:rPr>
        <w:t>卡码</w:t>
      </w:r>
      <w:r>
        <w:rPr>
          <w:rFonts w:hint="eastAsia"/>
          <w:lang w:val="en-US" w:eastAsia="zh-Hans"/>
        </w:rPr>
        <w:t>查询结果的序号、</w:t>
      </w:r>
      <w:r>
        <w:rPr>
          <w:rFonts w:hint="default"/>
          <w:lang w:eastAsia="zh-Hans"/>
        </w:rPr>
        <w:t>IMSI</w:t>
      </w:r>
      <w:r>
        <w:rPr>
          <w:rFonts w:hint="eastAsia"/>
          <w:lang w:eastAsia="zh-Hans"/>
        </w:rPr>
        <w:t>、</w:t>
      </w:r>
      <w:r>
        <w:rPr>
          <w:rFonts w:hint="eastAsia"/>
          <w:lang w:val="en-US" w:eastAsia="zh-Hans"/>
        </w:rPr>
        <w:t>手机号展示。支持对于查询结果的</w:t>
      </w:r>
      <w:r>
        <w:rPr>
          <w:rFonts w:hint="default"/>
          <w:lang w:eastAsia="zh-Hans"/>
        </w:rPr>
        <w:t>卡码</w:t>
      </w:r>
      <w:r>
        <w:rPr>
          <w:rFonts w:hint="eastAsia"/>
          <w:lang w:val="en-US" w:eastAsia="zh-Hans"/>
        </w:rPr>
        <w:t>数量统计。</w:t>
      </w:r>
    </w:p>
    <w:p>
      <w:pPr>
        <w:pStyle w:val="2"/>
        <w:ind w:left="0" w:leftChars="0" w:firstLine="0" w:firstLineChars="0"/>
        <w:rPr>
          <w:rFonts w:hint="eastAsia"/>
          <w:lang w:val="en-US" w:eastAsia="zh-Hans"/>
        </w:rPr>
      </w:pPr>
      <w:r>
        <w:rPr>
          <w:rFonts w:hint="eastAsia"/>
          <w:lang w:val="en-US" w:eastAsia="zh-Hans"/>
        </w:rPr>
        <w:t>支持对于库内查询结果列表的</w:t>
      </w:r>
      <w:r>
        <w:rPr>
          <w:rFonts w:hint="default"/>
          <w:lang w:eastAsia="zh-Hans"/>
        </w:rPr>
        <w:t>卡码</w:t>
      </w:r>
      <w:r>
        <w:rPr>
          <w:rFonts w:hint="eastAsia"/>
          <w:lang w:val="en-US" w:eastAsia="zh-Hans"/>
        </w:rPr>
        <w:t>增加、删除、编辑修改。</w:t>
      </w:r>
    </w:p>
    <w:p>
      <w:pPr>
        <w:pStyle w:val="2"/>
        <w:ind w:left="0" w:leftChars="0" w:firstLine="0" w:firstLineChars="0"/>
        <w:rPr>
          <w:rFonts w:hint="eastAsia"/>
          <w:lang w:val="en-US" w:eastAsia="zh-Hans"/>
        </w:rPr>
      </w:pPr>
      <w:r>
        <w:rPr>
          <w:rFonts w:hint="eastAsia"/>
          <w:lang w:val="en-US" w:eastAsia="zh-Hans"/>
        </w:rPr>
        <w:t>支持人工</w:t>
      </w:r>
      <w:r>
        <w:rPr>
          <w:rFonts w:hint="default"/>
          <w:lang w:eastAsia="zh-Hans"/>
        </w:rPr>
        <w:t>/</w:t>
      </w:r>
      <w:r>
        <w:rPr>
          <w:rFonts w:hint="eastAsia"/>
          <w:lang w:val="en-US" w:eastAsia="zh-Hans"/>
        </w:rPr>
        <w:t>服务接口形式单项新增</w:t>
      </w:r>
      <w:r>
        <w:rPr>
          <w:rFonts w:hint="default"/>
          <w:lang w:eastAsia="zh-Hans"/>
        </w:rPr>
        <w:t>/</w:t>
      </w:r>
      <w:r>
        <w:rPr>
          <w:rFonts w:hint="eastAsia"/>
          <w:lang w:val="en-US" w:eastAsia="zh-Hans"/>
        </w:rPr>
        <w:t>批量导入</w:t>
      </w:r>
      <w:r>
        <w:rPr>
          <w:rFonts w:hint="default"/>
          <w:lang w:eastAsia="zh-Hans"/>
        </w:rPr>
        <w:t>卡码</w:t>
      </w:r>
      <w:r>
        <w:rPr>
          <w:rFonts w:hint="eastAsia"/>
          <w:lang w:val="en-US" w:eastAsia="zh-Hans"/>
        </w:rPr>
        <w:t>信息。导入标准如下：</w:t>
      </w:r>
    </w:p>
    <w:tbl>
      <w:tblPr>
        <w:tblStyle w:val="37"/>
        <w:tblW w:w="405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65"/>
        <w:gridCol w:w="1455"/>
        <w:gridCol w:w="765"/>
        <w:gridCol w:w="1073"/>
      </w:tblGrid>
      <w:tr>
        <w:tblPrEx>
          <w:shd w:val="clear" w:color="auto" w:fill="auto"/>
        </w:tblPrEx>
        <w:trPr>
          <w:trHeight w:val="285" w:hRule="atLeast"/>
        </w:trPr>
        <w:tc>
          <w:tcPr>
            <w:tcW w:w="4058"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default" w:ascii="宋体" w:hAnsi="宋体" w:cs="宋体"/>
                <w:i w:val="0"/>
                <w:color w:val="000000"/>
                <w:kern w:val="0"/>
                <w:sz w:val="16"/>
                <w:szCs w:val="16"/>
                <w:u w:val="none"/>
                <w:lang w:eastAsia="zh-CN" w:bidi="ar"/>
              </w:rPr>
              <w:t>卡码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序号</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i w:val="0"/>
                <w:color w:val="000000"/>
                <w:sz w:val="16"/>
                <w:szCs w:val="16"/>
                <w:u w:val="none"/>
              </w:rPr>
            </w:pPr>
            <w:r>
              <w:rPr>
                <w:rFonts w:hint="eastAsia" w:ascii="宋体" w:hAnsi="宋体" w:eastAsia="宋体" w:cs="宋体"/>
                <w:b/>
                <w:i w:val="0"/>
                <w:color w:val="000000"/>
                <w:kern w:val="0"/>
                <w:sz w:val="16"/>
                <w:szCs w:val="16"/>
                <w:u w:val="none"/>
                <w:lang w:val="en-US" w:eastAsia="zh-CN" w:bidi="ar"/>
              </w:rPr>
              <w:t>字段名</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i w:val="0"/>
                <w:color w:val="000000"/>
                <w:sz w:val="16"/>
                <w:szCs w:val="16"/>
                <w:u w:val="none"/>
              </w:rPr>
            </w:pPr>
            <w:r>
              <w:rPr>
                <w:rFonts w:hint="eastAsia" w:ascii="宋体" w:hAnsi="宋体" w:eastAsia="宋体" w:cs="宋体"/>
                <w:b/>
                <w:i w:val="0"/>
                <w:color w:val="000000"/>
                <w:kern w:val="0"/>
                <w:sz w:val="16"/>
                <w:szCs w:val="16"/>
                <w:u w:val="none"/>
                <w:lang w:val="en-US" w:eastAsia="zh-CN" w:bidi="ar"/>
              </w:rPr>
              <w:t>R/O</w:t>
            </w:r>
          </w:p>
        </w:tc>
        <w:tc>
          <w:tcPr>
            <w:tcW w:w="10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手机号</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1073"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唯一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2</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IMSI</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107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3</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运营商</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107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解析生成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4</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登记人姓名</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107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5</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登记人证件类型</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107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6</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登记人证件号码</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107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7</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使用人姓名</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107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8</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使用人证件类型</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107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9</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使用人证件号码</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107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10</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default" w:ascii="宋体" w:hAnsi="宋体" w:cs="宋体"/>
                <w:i w:val="0"/>
                <w:color w:val="000000"/>
                <w:kern w:val="0"/>
                <w:sz w:val="16"/>
                <w:szCs w:val="16"/>
                <w:u w:val="none"/>
                <w:lang w:eastAsia="zh-CN" w:bidi="ar"/>
              </w:rPr>
              <w:t>卡码</w:t>
            </w:r>
            <w:r>
              <w:rPr>
                <w:rFonts w:hint="eastAsia" w:ascii="宋体" w:hAnsi="宋体" w:eastAsia="宋体" w:cs="宋体"/>
                <w:i w:val="0"/>
                <w:color w:val="000000"/>
                <w:kern w:val="0"/>
                <w:sz w:val="16"/>
                <w:szCs w:val="16"/>
                <w:u w:val="none"/>
                <w:lang w:val="en-US" w:eastAsia="zh-CN" w:bidi="ar"/>
              </w:rPr>
              <w:t>标签</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107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支持多个</w:t>
            </w:r>
          </w:p>
        </w:tc>
      </w:tr>
    </w:tbl>
    <w:p>
      <w:pPr>
        <w:pStyle w:val="2"/>
        <w:ind w:left="0" w:leftChars="0" w:firstLine="0" w:firstLineChars="0"/>
        <w:rPr>
          <w:rFonts w:hint="eastAsia"/>
          <w:lang w:val="en-US" w:eastAsia="zh-Hans"/>
        </w:rPr>
      </w:pPr>
    </w:p>
    <w:p>
      <w:pPr>
        <w:pStyle w:val="2"/>
        <w:ind w:left="0" w:leftChars="0" w:firstLine="0" w:firstLineChars="0"/>
        <w:rPr>
          <w:rFonts w:hint="eastAsia"/>
          <w:lang w:val="en-US" w:eastAsia="zh-Hans"/>
        </w:rPr>
      </w:pPr>
      <w:r>
        <w:rPr>
          <w:rFonts w:hint="eastAsia"/>
          <w:lang w:val="en-US" w:eastAsia="zh-Hans"/>
        </w:rPr>
        <w:t>支持对已选状态的</w:t>
      </w:r>
      <w:r>
        <w:rPr>
          <w:rFonts w:hint="default"/>
          <w:lang w:eastAsia="zh-Hans"/>
        </w:rPr>
        <w:t>卡码</w:t>
      </w:r>
      <w:r>
        <w:rPr>
          <w:rFonts w:hint="eastAsia"/>
          <w:lang w:val="en-US" w:eastAsia="zh-Hans"/>
        </w:rPr>
        <w:t>导出为</w:t>
      </w:r>
      <w:r>
        <w:rPr>
          <w:rFonts w:hint="default"/>
          <w:lang w:eastAsia="zh-Hans"/>
        </w:rPr>
        <w:t>xlsx</w:t>
      </w:r>
      <w:r>
        <w:rPr>
          <w:rFonts w:hint="eastAsia"/>
          <w:lang w:val="en-US" w:eastAsia="zh-Hans"/>
        </w:rPr>
        <w:t>格式，导出格式如下：</w:t>
      </w:r>
    </w:p>
    <w:tbl>
      <w:tblPr>
        <w:tblStyle w:val="37"/>
        <w:tblW w:w="29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65"/>
        <w:gridCol w:w="1455"/>
        <w:gridCol w:w="765"/>
      </w:tblGrid>
      <w:tr>
        <w:tblPrEx>
          <w:shd w:val="clear" w:color="auto" w:fill="auto"/>
        </w:tblPrEx>
        <w:trPr>
          <w:trHeight w:val="285" w:hRule="atLeast"/>
        </w:trPr>
        <w:tc>
          <w:tcPr>
            <w:tcW w:w="2985"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default" w:ascii="宋体" w:hAnsi="宋体" w:cs="宋体"/>
                <w:i w:val="0"/>
                <w:color w:val="000000"/>
                <w:kern w:val="0"/>
                <w:sz w:val="16"/>
                <w:szCs w:val="16"/>
                <w:u w:val="none"/>
                <w:lang w:eastAsia="zh-CN" w:bidi="ar"/>
              </w:rPr>
              <w:t>卡码</w:t>
            </w: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序号</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i w:val="0"/>
                <w:color w:val="000000"/>
                <w:sz w:val="16"/>
                <w:szCs w:val="16"/>
                <w:u w:val="none"/>
              </w:rPr>
            </w:pPr>
            <w:r>
              <w:rPr>
                <w:rFonts w:hint="eastAsia" w:ascii="宋体" w:hAnsi="宋体" w:eastAsia="宋体" w:cs="宋体"/>
                <w:b/>
                <w:i w:val="0"/>
                <w:color w:val="000000"/>
                <w:kern w:val="0"/>
                <w:sz w:val="16"/>
                <w:szCs w:val="16"/>
                <w:u w:val="none"/>
                <w:lang w:val="en-US" w:eastAsia="zh-CN" w:bidi="ar"/>
              </w:rPr>
              <w:t>字段名</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备注</w:t>
            </w: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手机号</w:t>
            </w:r>
          </w:p>
        </w:tc>
        <w:tc>
          <w:tcPr>
            <w:tcW w:w="76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唯一</w:t>
            </w: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2</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IMSI</w:t>
            </w:r>
          </w:p>
        </w:tc>
        <w:tc>
          <w:tcPr>
            <w:tcW w:w="76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3</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运营商</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解析生成</w:t>
            </w: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4</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登记人姓名</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5</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登记人证件类型</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6</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登记人证件号码</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7</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使用人姓名</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8</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使用人证件类型</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9</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使用人证件号码</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10</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default" w:ascii="宋体" w:hAnsi="宋体" w:cs="宋体"/>
                <w:i w:val="0"/>
                <w:color w:val="000000"/>
                <w:kern w:val="0"/>
                <w:sz w:val="16"/>
                <w:szCs w:val="16"/>
                <w:u w:val="none"/>
                <w:lang w:eastAsia="zh-CN" w:bidi="ar"/>
              </w:rPr>
              <w:t>卡码</w:t>
            </w:r>
            <w:r>
              <w:rPr>
                <w:rFonts w:hint="eastAsia" w:ascii="宋体" w:hAnsi="宋体" w:eastAsia="宋体" w:cs="宋体"/>
                <w:i w:val="0"/>
                <w:color w:val="000000"/>
                <w:kern w:val="0"/>
                <w:sz w:val="16"/>
                <w:szCs w:val="16"/>
                <w:u w:val="none"/>
                <w:lang w:val="en-US" w:eastAsia="zh-CN" w:bidi="ar"/>
              </w:rPr>
              <w:t>标签</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支持多个</w:t>
            </w: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11</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档案创建时间</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12</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创建人</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13</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档案更新时间</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14</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所属专题目录</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15</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所属专题库</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bl>
    <w:p>
      <w:pPr>
        <w:pStyle w:val="2"/>
        <w:ind w:left="0" w:leftChars="0" w:firstLine="0" w:firstLineChars="0"/>
        <w:rPr>
          <w:rFonts w:hint="eastAsia"/>
          <w:lang w:val="en-US" w:eastAsia="zh-Hans"/>
        </w:rPr>
      </w:pPr>
      <w:r>
        <w:rPr>
          <w:rFonts w:hint="eastAsia"/>
          <w:lang w:val="en-US" w:eastAsia="zh-Hans"/>
        </w:rPr>
        <w:t>支持对已选择</w:t>
      </w:r>
      <w:r>
        <w:rPr>
          <w:rFonts w:hint="default"/>
          <w:lang w:eastAsia="zh-Hans"/>
        </w:rPr>
        <w:t>卡码</w:t>
      </w:r>
      <w:r>
        <w:rPr>
          <w:rFonts w:hint="eastAsia"/>
          <w:lang w:val="en-US" w:eastAsia="zh-Hans"/>
        </w:rPr>
        <w:t>发起布控任务，选择布控库并填写布控信息后，发起布控。（详见视频云布控功能）</w:t>
      </w:r>
    </w:p>
    <w:p>
      <w:pPr>
        <w:pStyle w:val="8"/>
        <w:numPr>
          <w:ilvl w:val="-1"/>
          <w:numId w:val="0"/>
          <w:ins w:id="14" w:author="好名字" w:date="2021-01-27T00:38:58Z"/>
        </w:numPr>
        <w:ind w:left="0" w:firstLine="0"/>
        <w:outlineLvl w:val="4"/>
        <w:rPr>
          <w:rFonts w:hint="eastAsia"/>
          <w:lang w:val="en-US" w:eastAsia="zh-Hans"/>
        </w:rPr>
      </w:pPr>
      <w:r>
        <w:t>5.1.3.3.2</w:t>
      </w:r>
      <w:r>
        <w:rPr>
          <w:rFonts w:hint="eastAsia"/>
          <w:lang w:val="en-US" w:eastAsia="zh-Hans"/>
        </w:rPr>
        <w:t>功能流程</w:t>
      </w:r>
    </w:p>
    <w:p>
      <w:pPr>
        <w:pStyle w:val="2"/>
        <w:ind w:left="0" w:leftChars="0" w:firstLine="0" w:firstLineChars="0"/>
        <w:rPr>
          <w:rFonts w:hint="eastAsia"/>
          <w:lang w:val="en-US" w:eastAsia="zh-Hans"/>
        </w:rPr>
      </w:pPr>
      <w:r>
        <w:rPr>
          <w:rFonts w:hint="eastAsia"/>
          <w:lang w:val="en-US" w:eastAsia="zh-Hans"/>
        </w:rPr>
        <w:t>略</w:t>
      </w:r>
    </w:p>
    <w:p/>
    <w:p>
      <w:pPr>
        <w:pStyle w:val="6"/>
        <w:numPr>
          <w:ilvl w:val="2"/>
          <w:numId w:val="0"/>
        </w:numPr>
        <w:rPr>
          <w:rFonts w:hint="eastAsia"/>
          <w:lang w:val="en-US" w:eastAsia="zh-Hans"/>
        </w:rPr>
      </w:pPr>
      <w:r>
        <w:t>5.1.4</w:t>
      </w:r>
      <w:r>
        <w:rPr>
          <w:rFonts w:hint="eastAsia"/>
          <w:lang w:val="en-US" w:eastAsia="zh-Hans"/>
        </w:rPr>
        <w:t>终端专题库</w:t>
      </w:r>
    </w:p>
    <w:p>
      <w:pPr>
        <w:pStyle w:val="7"/>
        <w:numPr>
          <w:ilvl w:val="-1"/>
          <w:numId w:val="0"/>
        </w:numPr>
        <w:ind w:left="0" w:firstLine="0"/>
        <w:outlineLvl w:val="3"/>
        <w:rPr>
          <w:rFonts w:hint="eastAsia"/>
          <w:lang w:val="en-US" w:eastAsia="zh-Hans"/>
        </w:rPr>
      </w:pPr>
      <w:r>
        <w:t>5.1.4.1</w:t>
      </w:r>
      <w:r>
        <w:rPr>
          <w:rFonts w:hint="eastAsia"/>
          <w:lang w:val="en-US" w:eastAsia="zh-Hans"/>
        </w:rPr>
        <w:t>终端查询</w:t>
      </w:r>
    </w:p>
    <w:p>
      <w:pPr>
        <w:pStyle w:val="8"/>
        <w:numPr>
          <w:ilvl w:val="-1"/>
          <w:numId w:val="0"/>
          <w:ins w:id="15" w:author="好名字" w:date="2021-01-27T00:38:58Z"/>
        </w:numPr>
        <w:ind w:left="0" w:firstLine="0"/>
        <w:outlineLvl w:val="4"/>
        <w:rPr>
          <w:rFonts w:hint="eastAsia"/>
          <w:lang w:val="en-US" w:eastAsia="zh-Hans"/>
        </w:rPr>
      </w:pPr>
      <w:r>
        <w:t>5.1.4.1.1功能描述</w:t>
      </w:r>
    </w:p>
    <w:p>
      <w:pPr>
        <w:rPr>
          <w:rFonts w:hint="eastAsia"/>
          <w:lang w:val="en-US" w:eastAsia="zh-Hans"/>
        </w:rPr>
      </w:pPr>
      <w:r>
        <w:rPr>
          <w:rFonts w:hint="eastAsia"/>
          <w:lang w:val="en-US" w:eastAsia="zh-Hans"/>
        </w:rPr>
        <w:t>基础信息搜车：支持按</w:t>
      </w:r>
      <w:r>
        <w:rPr>
          <w:rFonts w:hint="default"/>
          <w:lang w:eastAsia="zh-Hans"/>
        </w:rPr>
        <w:t>IMEI</w:t>
      </w:r>
      <w:r>
        <w:rPr>
          <w:rFonts w:hint="eastAsia"/>
          <w:lang w:val="en-US" w:eastAsia="zh-Hans"/>
        </w:rPr>
        <w:t>或</w:t>
      </w:r>
      <w:r>
        <w:rPr>
          <w:rFonts w:hint="default"/>
          <w:lang w:eastAsia="zh-Hans"/>
        </w:rPr>
        <w:t>MAC</w:t>
      </w:r>
      <w:r>
        <w:rPr>
          <w:rFonts w:hint="eastAsia"/>
          <w:lang w:val="en-US" w:eastAsia="zh-Hans"/>
        </w:rPr>
        <w:t>搜索专题信息库下一级目录、二级库及库内终端静态档案。支持重置清空输入内容。</w:t>
      </w:r>
    </w:p>
    <w:p>
      <w:pPr>
        <w:pStyle w:val="8"/>
        <w:numPr>
          <w:ilvl w:val="-1"/>
          <w:numId w:val="0"/>
          <w:ins w:id="16" w:author="好名字" w:date="2021-01-27T00:38:58Z"/>
        </w:numPr>
        <w:ind w:left="0" w:firstLine="0"/>
        <w:outlineLvl w:val="4"/>
        <w:rPr>
          <w:rFonts w:hint="eastAsia"/>
          <w:lang w:val="en-US" w:eastAsia="zh-Hans"/>
        </w:rPr>
      </w:pPr>
      <w:r>
        <w:t>5.1.4.1.2</w:t>
      </w:r>
      <w:r>
        <w:rPr>
          <w:rFonts w:hint="eastAsia"/>
          <w:lang w:val="en-US" w:eastAsia="zh-Hans"/>
        </w:rPr>
        <w:t>功能流程</w:t>
      </w:r>
    </w:p>
    <w:p>
      <w:pPr>
        <w:rPr>
          <w:rFonts w:hint="eastAsia"/>
          <w:lang w:val="en-US" w:eastAsia="zh-Hans"/>
        </w:rPr>
      </w:pPr>
      <w:r>
        <w:rPr>
          <w:rFonts w:hint="eastAsia"/>
          <w:lang w:val="en-US" w:eastAsia="zh-Hans"/>
        </w:rPr>
        <w:t>略</w:t>
      </w:r>
    </w:p>
    <w:p>
      <w:pPr>
        <w:pStyle w:val="7"/>
        <w:numPr>
          <w:ilvl w:val="-1"/>
          <w:numId w:val="0"/>
        </w:numPr>
        <w:ind w:left="0" w:firstLine="0"/>
        <w:outlineLvl w:val="3"/>
        <w:rPr>
          <w:rFonts w:hint="eastAsia"/>
          <w:lang w:val="en-US" w:eastAsia="zh-Hans"/>
        </w:rPr>
      </w:pPr>
      <w:r>
        <w:t>5.1.4.2</w:t>
      </w:r>
      <w:r>
        <w:rPr>
          <w:rFonts w:hint="eastAsia"/>
          <w:lang w:val="en-US" w:eastAsia="zh-Hans"/>
        </w:rPr>
        <w:t>专题目录管理</w:t>
      </w:r>
    </w:p>
    <w:p>
      <w:pPr>
        <w:pStyle w:val="8"/>
        <w:numPr>
          <w:ilvl w:val="-1"/>
          <w:numId w:val="0"/>
          <w:ins w:id="17" w:author="好名字" w:date="2021-01-27T00:38:58Z"/>
        </w:numPr>
        <w:ind w:left="0" w:firstLine="0"/>
        <w:outlineLvl w:val="4"/>
        <w:rPr>
          <w:rFonts w:hint="eastAsia"/>
          <w:lang w:val="en-US" w:eastAsia="zh-Hans"/>
        </w:rPr>
      </w:pPr>
      <w:r>
        <w:t>5.1.4.2.1功能描述</w:t>
      </w:r>
    </w:p>
    <w:p>
      <w:pPr>
        <w:rPr>
          <w:rFonts w:hint="eastAsia"/>
          <w:lang w:val="en-US" w:eastAsia="zh-Hans"/>
        </w:rPr>
      </w:pPr>
      <w:r>
        <w:rPr>
          <w:rFonts w:hint="eastAsia"/>
          <w:lang w:val="en-US" w:eastAsia="zh-Hans"/>
        </w:rPr>
        <w:t>支持对于一级目录、二级</w:t>
      </w:r>
      <w:r>
        <w:rPr>
          <w:rFonts w:hint="default"/>
          <w:lang w:eastAsia="zh-Hans"/>
        </w:rPr>
        <w:t>卡码</w:t>
      </w:r>
      <w:r>
        <w:rPr>
          <w:rFonts w:hint="eastAsia"/>
          <w:lang w:val="en-US" w:eastAsia="zh-Hans"/>
        </w:rPr>
        <w:t>库的增加，删除，编辑目录</w:t>
      </w:r>
      <w:r>
        <w:rPr>
          <w:rFonts w:hint="default"/>
          <w:lang w:eastAsia="zh-Hans"/>
        </w:rPr>
        <w:t>/</w:t>
      </w:r>
      <w:r>
        <w:rPr>
          <w:rFonts w:hint="eastAsia"/>
          <w:lang w:val="en-US" w:eastAsia="zh-Hans"/>
        </w:rPr>
        <w:t>终端库名称，以目录名</w:t>
      </w:r>
      <w:r>
        <w:rPr>
          <w:rFonts w:hint="default"/>
          <w:lang w:eastAsia="zh-Hans"/>
        </w:rPr>
        <w:t>/</w:t>
      </w:r>
      <w:r>
        <w:rPr>
          <w:rFonts w:hint="eastAsia"/>
          <w:lang w:val="en-US" w:eastAsia="zh-Hans"/>
        </w:rPr>
        <w:t>库名为关键字模糊匹配查询。</w:t>
      </w:r>
    </w:p>
    <w:p>
      <w:pPr>
        <w:pStyle w:val="2"/>
        <w:ind w:left="0" w:leftChars="0" w:firstLine="0" w:firstLineChars="0"/>
        <w:rPr>
          <w:rFonts w:hint="eastAsia"/>
          <w:lang w:val="en-US" w:eastAsia="zh-Hans"/>
        </w:rPr>
      </w:pPr>
      <w:r>
        <w:rPr>
          <w:rFonts w:hint="eastAsia"/>
          <w:lang w:val="en-US" w:eastAsia="zh-Hans"/>
        </w:rPr>
        <w:t>支持对于检索结果的一级目录、二级终端库的数量统计。如目录</w:t>
      </w:r>
      <w:r>
        <w:rPr>
          <w:rFonts w:hint="default"/>
          <w:lang w:eastAsia="zh-Hans"/>
        </w:rPr>
        <w:t>/</w:t>
      </w:r>
      <w:r>
        <w:rPr>
          <w:rFonts w:hint="eastAsia"/>
          <w:lang w:val="en-US" w:eastAsia="zh-Hans"/>
        </w:rPr>
        <w:t>库下无匹配检索结果，则隐藏该目录</w:t>
      </w:r>
      <w:r>
        <w:rPr>
          <w:rFonts w:hint="default"/>
          <w:lang w:eastAsia="zh-Hans"/>
        </w:rPr>
        <w:t>/</w:t>
      </w:r>
      <w:r>
        <w:rPr>
          <w:rFonts w:hint="eastAsia"/>
          <w:lang w:val="en-US" w:eastAsia="zh-Hans"/>
        </w:rPr>
        <w:t>库。</w:t>
      </w:r>
    </w:p>
    <w:p>
      <w:pPr>
        <w:pStyle w:val="2"/>
        <w:ind w:left="0" w:leftChars="0" w:firstLine="0" w:firstLineChars="0"/>
        <w:rPr>
          <w:rFonts w:hint="eastAsia"/>
          <w:lang w:val="en-US" w:eastAsia="zh-Hans"/>
        </w:rPr>
      </w:pPr>
      <w:r>
        <w:rPr>
          <w:rFonts w:hint="eastAsia"/>
          <w:lang w:val="en-US" w:eastAsia="zh-Hans"/>
        </w:rPr>
        <w:t>支持对于一级目录</w:t>
      </w:r>
      <w:r>
        <w:rPr>
          <w:rFonts w:hint="default"/>
          <w:lang w:eastAsia="zh-Hans"/>
        </w:rPr>
        <w:t>/</w:t>
      </w:r>
      <w:r>
        <w:rPr>
          <w:rFonts w:hint="eastAsia"/>
          <w:lang w:val="en-US" w:eastAsia="zh-Hans"/>
        </w:rPr>
        <w:t>二级</w:t>
      </w:r>
      <w:r>
        <w:rPr>
          <w:rFonts w:hint="default"/>
          <w:lang w:eastAsia="zh-Hans"/>
        </w:rPr>
        <w:t>卡码</w:t>
      </w:r>
      <w:r>
        <w:rPr>
          <w:rFonts w:hint="eastAsia"/>
          <w:lang w:val="en-US" w:eastAsia="zh-Hans"/>
        </w:rPr>
        <w:t>库内，终端批量赋予标签。</w:t>
      </w:r>
    </w:p>
    <w:p>
      <w:pPr>
        <w:pStyle w:val="8"/>
        <w:numPr>
          <w:ilvl w:val="-1"/>
          <w:numId w:val="0"/>
          <w:ins w:id="18" w:author="好名字" w:date="2021-01-27T00:38:58Z"/>
        </w:numPr>
        <w:ind w:left="0" w:firstLine="0"/>
        <w:outlineLvl w:val="4"/>
        <w:rPr>
          <w:rFonts w:hint="eastAsia"/>
          <w:lang w:val="en-US" w:eastAsia="zh-Hans"/>
        </w:rPr>
      </w:pPr>
      <w:r>
        <w:t>5.1.4.2.2</w:t>
      </w:r>
      <w:r>
        <w:rPr>
          <w:rFonts w:hint="eastAsia"/>
          <w:lang w:val="en-US" w:eastAsia="zh-Hans"/>
        </w:rPr>
        <w:t>功能流程</w:t>
      </w:r>
    </w:p>
    <w:p>
      <w:pPr>
        <w:pStyle w:val="2"/>
        <w:ind w:left="0" w:leftChars="0" w:firstLine="0" w:firstLineChars="0"/>
        <w:rPr>
          <w:rFonts w:hint="eastAsia"/>
          <w:lang w:val="en-US" w:eastAsia="zh-Hans"/>
        </w:rPr>
      </w:pPr>
      <w:r>
        <w:rPr>
          <w:rFonts w:hint="eastAsia"/>
          <w:lang w:val="en-US" w:eastAsia="zh-Hans"/>
        </w:rPr>
        <w:t>略</w:t>
      </w:r>
    </w:p>
    <w:p>
      <w:pPr>
        <w:pStyle w:val="7"/>
        <w:numPr>
          <w:ilvl w:val="-1"/>
          <w:numId w:val="0"/>
        </w:numPr>
        <w:ind w:left="0" w:firstLine="0"/>
        <w:outlineLvl w:val="3"/>
        <w:rPr>
          <w:rFonts w:hint="eastAsia"/>
          <w:lang w:val="en-US" w:eastAsia="zh-Hans"/>
        </w:rPr>
      </w:pPr>
      <w:r>
        <w:t>5.1.4.3</w:t>
      </w:r>
      <w:r>
        <w:rPr>
          <w:rFonts w:hint="eastAsia"/>
          <w:lang w:val="en-US" w:eastAsia="zh-Hans"/>
        </w:rPr>
        <w:t>查询结果列表</w:t>
      </w:r>
    </w:p>
    <w:p>
      <w:pPr>
        <w:pStyle w:val="8"/>
        <w:numPr>
          <w:ilvl w:val="-1"/>
          <w:numId w:val="0"/>
          <w:ins w:id="19" w:author="好名字" w:date="2021-01-27T00:38:58Z"/>
        </w:numPr>
        <w:ind w:left="0" w:firstLine="0"/>
        <w:outlineLvl w:val="4"/>
      </w:pPr>
      <w:r>
        <w:t>5.1.4.3.1功能描述</w:t>
      </w:r>
    </w:p>
    <w:p>
      <w:pPr>
        <w:rPr>
          <w:rFonts w:hint="eastAsia"/>
          <w:lang w:val="en-US" w:eastAsia="zh-Hans"/>
        </w:rPr>
      </w:pPr>
      <w:r>
        <w:rPr>
          <w:rFonts w:hint="eastAsia"/>
          <w:lang w:val="en-US" w:eastAsia="zh-Hans"/>
        </w:rPr>
        <w:t>支持对于终端查询结果的序号、</w:t>
      </w:r>
      <w:r>
        <w:rPr>
          <w:rFonts w:hint="default"/>
          <w:lang w:eastAsia="zh-Hans"/>
        </w:rPr>
        <w:t>IMEI</w:t>
      </w:r>
      <w:r>
        <w:rPr>
          <w:rFonts w:hint="eastAsia"/>
          <w:lang w:eastAsia="zh-Hans"/>
        </w:rPr>
        <w:t>、</w:t>
      </w:r>
      <w:r>
        <w:rPr>
          <w:rFonts w:hint="default"/>
          <w:lang w:eastAsia="zh-Hans"/>
        </w:rPr>
        <w:t>MAC</w:t>
      </w:r>
      <w:r>
        <w:rPr>
          <w:rFonts w:hint="eastAsia"/>
          <w:lang w:val="en-US" w:eastAsia="zh-Hans"/>
        </w:rPr>
        <w:t>展示。支持对于查询结果的终端数量统计。</w:t>
      </w:r>
    </w:p>
    <w:p>
      <w:pPr>
        <w:pStyle w:val="2"/>
        <w:ind w:left="0" w:leftChars="0" w:firstLine="0" w:firstLineChars="0"/>
        <w:rPr>
          <w:rFonts w:hint="eastAsia"/>
          <w:lang w:val="en-US" w:eastAsia="zh-Hans"/>
        </w:rPr>
      </w:pPr>
      <w:r>
        <w:rPr>
          <w:rFonts w:hint="eastAsia"/>
          <w:lang w:val="en-US" w:eastAsia="zh-Hans"/>
        </w:rPr>
        <w:t>支持对于库内查询结果列表的终端增加、删除、编辑修改。</w:t>
      </w:r>
    </w:p>
    <w:p>
      <w:pPr>
        <w:pStyle w:val="2"/>
        <w:ind w:left="0" w:leftChars="0" w:firstLine="0" w:firstLineChars="0"/>
        <w:rPr>
          <w:rFonts w:hint="eastAsia"/>
          <w:lang w:val="en-US" w:eastAsia="zh-Hans"/>
        </w:rPr>
      </w:pPr>
      <w:r>
        <w:rPr>
          <w:rFonts w:hint="eastAsia"/>
          <w:lang w:val="en-US" w:eastAsia="zh-Hans"/>
        </w:rPr>
        <w:t>支持人工</w:t>
      </w:r>
      <w:r>
        <w:rPr>
          <w:rFonts w:hint="default"/>
          <w:lang w:eastAsia="zh-Hans"/>
        </w:rPr>
        <w:t>/</w:t>
      </w:r>
      <w:r>
        <w:rPr>
          <w:rFonts w:hint="eastAsia"/>
          <w:lang w:val="en-US" w:eastAsia="zh-Hans"/>
        </w:rPr>
        <w:t>服务接口形式单项新增</w:t>
      </w:r>
      <w:r>
        <w:rPr>
          <w:rFonts w:hint="default"/>
          <w:lang w:eastAsia="zh-Hans"/>
        </w:rPr>
        <w:t>/</w:t>
      </w:r>
      <w:r>
        <w:rPr>
          <w:rFonts w:hint="eastAsia"/>
          <w:lang w:val="en-US" w:eastAsia="zh-Hans"/>
        </w:rPr>
        <w:t>批量导入终端信息。导入标准如下：</w:t>
      </w:r>
    </w:p>
    <w:tbl>
      <w:tblPr>
        <w:tblStyle w:val="37"/>
        <w:tblW w:w="367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65"/>
        <w:gridCol w:w="1245"/>
        <w:gridCol w:w="765"/>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3540"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终端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序号</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i w:val="0"/>
                <w:color w:val="000000"/>
                <w:sz w:val="16"/>
                <w:szCs w:val="16"/>
                <w:u w:val="none"/>
              </w:rPr>
            </w:pPr>
            <w:r>
              <w:rPr>
                <w:rFonts w:hint="eastAsia" w:ascii="宋体" w:hAnsi="宋体" w:eastAsia="宋体" w:cs="宋体"/>
                <w:b/>
                <w:i w:val="0"/>
                <w:color w:val="000000"/>
                <w:kern w:val="0"/>
                <w:sz w:val="16"/>
                <w:szCs w:val="16"/>
                <w:u w:val="none"/>
                <w:lang w:val="en-US" w:eastAsia="zh-CN" w:bidi="ar"/>
              </w:rPr>
              <w:t>字段名</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i w:val="0"/>
                <w:color w:val="000000"/>
                <w:sz w:val="16"/>
                <w:szCs w:val="16"/>
                <w:u w:val="none"/>
              </w:rPr>
            </w:pPr>
            <w:r>
              <w:rPr>
                <w:rFonts w:hint="eastAsia" w:ascii="宋体" w:hAnsi="宋体" w:eastAsia="宋体" w:cs="宋体"/>
                <w:b/>
                <w:i w:val="0"/>
                <w:color w:val="000000"/>
                <w:kern w:val="0"/>
                <w:sz w:val="16"/>
                <w:szCs w:val="16"/>
                <w:u w:val="none"/>
                <w:lang w:val="en-US" w:eastAsia="zh-CN" w:bidi="ar"/>
              </w:rPr>
              <w:t>R/O</w:t>
            </w:r>
          </w:p>
        </w:tc>
        <w:tc>
          <w:tcPr>
            <w:tcW w:w="90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IMEI</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90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2</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MAC</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90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3</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设备操作系统</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9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IMEI解析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4</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设备品牌</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9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IMEI解析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5</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设备型号</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9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IMEI解析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6</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设备标签</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O</w:t>
            </w:r>
          </w:p>
        </w:tc>
        <w:tc>
          <w:tcPr>
            <w:tcW w:w="9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支持多个</w:t>
            </w:r>
          </w:p>
        </w:tc>
      </w:tr>
    </w:tbl>
    <w:p>
      <w:pPr>
        <w:pStyle w:val="2"/>
        <w:ind w:left="0" w:leftChars="0" w:firstLine="0" w:firstLineChars="0"/>
        <w:rPr>
          <w:rFonts w:hint="eastAsia"/>
          <w:lang w:val="en-US" w:eastAsia="zh-Hans"/>
        </w:rPr>
      </w:pPr>
    </w:p>
    <w:p>
      <w:pPr>
        <w:pStyle w:val="2"/>
        <w:ind w:left="0" w:leftChars="0" w:firstLine="0" w:firstLineChars="0"/>
        <w:rPr>
          <w:rFonts w:hint="eastAsia"/>
          <w:lang w:val="en-US" w:eastAsia="zh-Hans"/>
        </w:rPr>
      </w:pPr>
      <w:r>
        <w:rPr>
          <w:rFonts w:hint="eastAsia"/>
          <w:lang w:val="en-US" w:eastAsia="zh-Hans"/>
        </w:rPr>
        <w:t>支持对已选状态的</w:t>
      </w:r>
      <w:r>
        <w:rPr>
          <w:rFonts w:hint="default"/>
          <w:lang w:eastAsia="zh-Hans"/>
        </w:rPr>
        <w:t>卡码</w:t>
      </w:r>
      <w:r>
        <w:rPr>
          <w:rFonts w:hint="eastAsia"/>
          <w:lang w:val="en-US" w:eastAsia="zh-Hans"/>
        </w:rPr>
        <w:t>导出为</w:t>
      </w:r>
      <w:r>
        <w:rPr>
          <w:rFonts w:hint="default"/>
          <w:lang w:eastAsia="zh-Hans"/>
        </w:rPr>
        <w:t>xlsx</w:t>
      </w:r>
      <w:r>
        <w:rPr>
          <w:rFonts w:hint="eastAsia"/>
          <w:lang w:val="en-US" w:eastAsia="zh-Hans"/>
        </w:rPr>
        <w:t>格式，导出格式如下：</w:t>
      </w:r>
    </w:p>
    <w:tbl>
      <w:tblPr>
        <w:tblStyle w:val="37"/>
        <w:tblW w:w="29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65"/>
        <w:gridCol w:w="1245"/>
        <w:gridCol w:w="900"/>
      </w:tblGrid>
      <w:tr>
        <w:tblPrEx>
          <w:shd w:val="clear" w:color="auto" w:fill="auto"/>
        </w:tblPrEx>
        <w:trPr>
          <w:trHeight w:val="285" w:hRule="atLeast"/>
        </w:trPr>
        <w:tc>
          <w:tcPr>
            <w:tcW w:w="2775"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终端</w:t>
            </w: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序号</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i w:val="0"/>
                <w:color w:val="000000"/>
                <w:sz w:val="16"/>
                <w:szCs w:val="16"/>
                <w:u w:val="none"/>
              </w:rPr>
            </w:pPr>
            <w:r>
              <w:rPr>
                <w:rFonts w:hint="eastAsia" w:ascii="宋体" w:hAnsi="宋体" w:eastAsia="宋体" w:cs="宋体"/>
                <w:b/>
                <w:i w:val="0"/>
                <w:color w:val="000000"/>
                <w:kern w:val="0"/>
                <w:sz w:val="16"/>
                <w:szCs w:val="16"/>
                <w:u w:val="none"/>
                <w:lang w:val="en-US" w:eastAsia="zh-CN" w:bidi="ar"/>
              </w:rPr>
              <w:t>字段名</w:t>
            </w:r>
          </w:p>
        </w:tc>
        <w:tc>
          <w:tcPr>
            <w:tcW w:w="90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备注</w:t>
            </w: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IMEI</w:t>
            </w:r>
          </w:p>
        </w:tc>
        <w:tc>
          <w:tcPr>
            <w:tcW w:w="90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2</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MAC</w:t>
            </w:r>
          </w:p>
        </w:tc>
        <w:tc>
          <w:tcPr>
            <w:tcW w:w="90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3</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设备操作系统</w:t>
            </w:r>
          </w:p>
        </w:tc>
        <w:tc>
          <w:tcPr>
            <w:tcW w:w="9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IMEI解析</w:t>
            </w: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4</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设备品牌</w:t>
            </w:r>
          </w:p>
        </w:tc>
        <w:tc>
          <w:tcPr>
            <w:tcW w:w="9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IMEI解析</w:t>
            </w: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5</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设备型号</w:t>
            </w:r>
          </w:p>
        </w:tc>
        <w:tc>
          <w:tcPr>
            <w:tcW w:w="9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IMEI解析</w:t>
            </w: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6</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设备标签</w:t>
            </w:r>
          </w:p>
        </w:tc>
        <w:tc>
          <w:tcPr>
            <w:tcW w:w="9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支持多个</w:t>
            </w: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7</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档案创建时间</w:t>
            </w:r>
          </w:p>
        </w:tc>
        <w:tc>
          <w:tcPr>
            <w:tcW w:w="90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8</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创建人</w:t>
            </w:r>
          </w:p>
        </w:tc>
        <w:tc>
          <w:tcPr>
            <w:tcW w:w="90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9</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档案更新时间</w:t>
            </w:r>
          </w:p>
        </w:tc>
        <w:tc>
          <w:tcPr>
            <w:tcW w:w="90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10</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所属专题目录</w:t>
            </w:r>
          </w:p>
        </w:tc>
        <w:tc>
          <w:tcPr>
            <w:tcW w:w="90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11</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所属专题库</w:t>
            </w:r>
          </w:p>
        </w:tc>
        <w:tc>
          <w:tcPr>
            <w:tcW w:w="90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bl>
    <w:p>
      <w:pPr>
        <w:pStyle w:val="2"/>
        <w:ind w:left="0" w:leftChars="0" w:firstLine="0" w:firstLineChars="0"/>
        <w:rPr>
          <w:rFonts w:hint="eastAsia"/>
          <w:lang w:val="en-US" w:eastAsia="zh-Hans"/>
        </w:rPr>
      </w:pPr>
      <w:r>
        <w:rPr>
          <w:rFonts w:hint="eastAsia"/>
          <w:lang w:val="en-US" w:eastAsia="zh-Hans"/>
        </w:rPr>
        <w:t>支持对已选择终端发起布控任务，选择布控库并填写布控信息后，发起布控。（详见视频云布控功能）</w:t>
      </w:r>
    </w:p>
    <w:p>
      <w:pPr>
        <w:pStyle w:val="8"/>
        <w:numPr>
          <w:ilvl w:val="-1"/>
          <w:numId w:val="0"/>
          <w:ins w:id="20" w:author="好名字" w:date="2021-01-27T00:38:58Z"/>
        </w:numPr>
        <w:ind w:left="0" w:firstLine="0"/>
        <w:outlineLvl w:val="4"/>
        <w:rPr>
          <w:rFonts w:hint="eastAsia"/>
          <w:lang w:val="en-US" w:eastAsia="zh-Hans"/>
        </w:rPr>
      </w:pPr>
      <w:r>
        <w:t>5.1.3.3.2</w:t>
      </w:r>
      <w:r>
        <w:rPr>
          <w:rFonts w:hint="eastAsia"/>
          <w:lang w:val="en-US" w:eastAsia="zh-Hans"/>
        </w:rPr>
        <w:t>功能流程</w:t>
      </w:r>
    </w:p>
    <w:p>
      <w:pPr>
        <w:pStyle w:val="2"/>
        <w:ind w:left="0" w:leftChars="0" w:firstLine="0" w:firstLineChars="0"/>
        <w:rPr>
          <w:rFonts w:hint="eastAsia"/>
          <w:lang w:val="en-US" w:eastAsia="zh-Hans"/>
        </w:rPr>
      </w:pPr>
      <w:r>
        <w:rPr>
          <w:rFonts w:hint="eastAsia"/>
          <w:lang w:val="en-US" w:eastAsia="zh-Hans"/>
        </w:rPr>
        <w:t>略</w:t>
      </w:r>
    </w:p>
    <w:p>
      <w:pPr>
        <w:pStyle w:val="2"/>
        <w:ind w:left="0" w:leftChars="0" w:firstLine="0" w:firstLineChars="0"/>
        <w:rPr>
          <w:rFonts w:hint="eastAsia"/>
          <w:lang w:val="en-US" w:eastAsia="zh-Hans"/>
        </w:rPr>
      </w:pPr>
    </w:p>
    <w:p>
      <w:pPr>
        <w:rPr>
          <w:rFonts w:hint="eastAsia"/>
          <w:lang w:val="en-US" w:eastAsia="zh-Hans"/>
        </w:rPr>
      </w:pPr>
    </w:p>
    <w:p>
      <w:pPr>
        <w:pStyle w:val="2"/>
        <w:ind w:left="0" w:leftChars="0" w:firstLine="0" w:firstLineChars="0"/>
        <w:rPr>
          <w:rFonts w:hint="eastAsia"/>
          <w:lang w:val="en-US" w:eastAsia="zh-Hans"/>
        </w:rPr>
      </w:pPr>
    </w:p>
    <w:p>
      <w:pPr>
        <w:pStyle w:val="2"/>
        <w:ind w:left="0" w:leftChars="0" w:firstLine="0" w:firstLineChars="0"/>
        <w:rPr>
          <w:rFonts w:hint="eastAsia"/>
          <w:lang w:val="en-US" w:eastAsia="zh-Hans"/>
        </w:rPr>
      </w:pPr>
    </w:p>
    <w:p>
      <w:pPr>
        <w:pStyle w:val="5"/>
        <w:numPr>
          <w:ilvl w:val="1"/>
          <w:numId w:val="0"/>
        </w:numPr>
        <w:ind w:leftChars="0"/>
        <w:rPr>
          <w:rFonts w:hint="eastAsia"/>
          <w:lang w:val="en-US" w:eastAsia="zh-Hans"/>
        </w:rPr>
      </w:pPr>
      <w:bookmarkStart w:id="111" w:name="_Toc835806562"/>
      <w:bookmarkStart w:id="112" w:name="_Toc291276098"/>
      <w:bookmarkStart w:id="113" w:name="_Toc1270815621"/>
      <w:r>
        <w:t>5.2</w:t>
      </w:r>
      <w:r>
        <w:rPr>
          <w:rFonts w:hint="eastAsia"/>
          <w:lang w:val="en-US" w:eastAsia="zh-Hans"/>
        </w:rPr>
        <w:t>动态档案</w:t>
      </w:r>
      <w:bookmarkEnd w:id="111"/>
      <w:bookmarkEnd w:id="112"/>
      <w:bookmarkEnd w:id="113"/>
    </w:p>
    <w:p>
      <w:pPr>
        <w:pStyle w:val="6"/>
        <w:numPr>
          <w:ilvl w:val="2"/>
          <w:numId w:val="0"/>
        </w:numPr>
      </w:pPr>
      <w:bookmarkStart w:id="114" w:name="_Toc1362147573"/>
      <w:bookmarkStart w:id="115" w:name="_Toc1873272732"/>
      <w:r>
        <w:t>5.2.1</w:t>
      </w:r>
      <w:r>
        <w:rPr>
          <w:rFonts w:hint="eastAsia"/>
          <w:lang w:val="en-US" w:eastAsia="zh-Hans"/>
        </w:rPr>
        <w:t>档案查询</w:t>
      </w:r>
      <w:bookmarkEnd w:id="114"/>
      <w:bookmarkEnd w:id="115"/>
    </w:p>
    <w:p>
      <w:pPr>
        <w:pStyle w:val="7"/>
        <w:numPr>
          <w:ilvl w:val="-1"/>
          <w:numId w:val="0"/>
        </w:numPr>
        <w:ind w:left="0" w:firstLine="0"/>
        <w:outlineLvl w:val="3"/>
        <w:rPr>
          <w:rFonts w:hint="eastAsia"/>
          <w:lang w:val="en-US" w:eastAsia="zh-Hans"/>
        </w:rPr>
      </w:pPr>
      <w:bookmarkStart w:id="116" w:name="_Toc710352507"/>
      <w:r>
        <w:t>5.2.1.1</w:t>
      </w:r>
      <w:r>
        <w:rPr>
          <w:rFonts w:hint="eastAsia"/>
          <w:lang w:val="en-US" w:eastAsia="zh-Hans"/>
        </w:rPr>
        <w:t>人员档案查询</w:t>
      </w:r>
      <w:bookmarkEnd w:id="116"/>
    </w:p>
    <w:p>
      <w:pPr>
        <w:pStyle w:val="8"/>
        <w:numPr>
          <w:ilvl w:val="-1"/>
          <w:numId w:val="0"/>
          <w:ins w:id="21" w:author="好名字" w:date="2021-01-27T00:38:58Z"/>
        </w:numPr>
        <w:ind w:left="0" w:firstLine="0"/>
        <w:outlineLvl w:val="4"/>
      </w:pPr>
      <w:r>
        <w:t>5.2.1.1.1功能描述</w:t>
      </w:r>
    </w:p>
    <w:p>
      <w:pPr>
        <w:rPr>
          <w:rFonts w:hint="eastAsia" w:eastAsia="宋体"/>
          <w:lang w:val="en-US" w:eastAsia="zh-Hans"/>
        </w:rPr>
      </w:pPr>
      <w:r>
        <w:rPr>
          <w:rFonts w:hint="eastAsia"/>
          <w:lang w:val="en-US" w:eastAsia="zh-Hans"/>
        </w:rPr>
        <w:t>【搜索】</w:t>
      </w:r>
    </w:p>
    <w:p>
      <w:pPr>
        <w:rPr>
          <w:rFonts w:hint="eastAsia"/>
        </w:rPr>
      </w:pPr>
      <w:r>
        <w:rPr>
          <w:rFonts w:hint="eastAsia"/>
          <w:lang w:val="en-US" w:eastAsia="zh-Hans"/>
        </w:rPr>
        <w:t>◆标签搜档：</w:t>
      </w:r>
      <w:r>
        <w:rPr>
          <w:rFonts w:hint="eastAsia"/>
        </w:rPr>
        <w:t>支持按人员基础属性，行为标签属性等条件组合搜索</w:t>
      </w:r>
    </w:p>
    <w:p>
      <w:pPr>
        <w:rPr>
          <w:rFonts w:hint="eastAsia"/>
        </w:rPr>
      </w:pPr>
      <w:r>
        <w:rPr>
          <w:rFonts w:hint="eastAsia"/>
          <w:lang w:val="en-US" w:eastAsia="zh-Hans"/>
        </w:rPr>
        <w:t>◆以图搜档：</w:t>
      </w:r>
      <w:r>
        <w:rPr>
          <w:rFonts w:hint="eastAsia"/>
        </w:rPr>
        <w:t>支持上传</w:t>
      </w:r>
      <w:r>
        <w:rPr>
          <w:rFonts w:hint="eastAsia"/>
          <w:lang w:val="en-US" w:eastAsia="zh-Hans"/>
        </w:rPr>
        <w:t>人脸</w:t>
      </w:r>
      <w:r>
        <w:rPr>
          <w:rFonts w:hint="eastAsia"/>
        </w:rPr>
        <w:t>图片</w:t>
      </w:r>
      <w:r>
        <w:rPr>
          <w:rFonts w:hint="eastAsia"/>
          <w:lang w:eastAsia="zh-Hans"/>
        </w:rPr>
        <w:t>，</w:t>
      </w:r>
      <w:r>
        <w:rPr>
          <w:rFonts w:hint="eastAsia"/>
          <w:lang w:val="en-US" w:eastAsia="zh-Hans"/>
        </w:rPr>
        <w:t>选择算法（默认依图）及相似度（默认</w:t>
      </w:r>
      <w:r>
        <w:rPr>
          <w:rFonts w:hint="default"/>
          <w:lang w:eastAsia="zh-Hans"/>
        </w:rPr>
        <w:t>80</w:t>
      </w:r>
      <w:r>
        <w:rPr>
          <w:rFonts w:hint="eastAsia"/>
          <w:lang w:val="en-US" w:eastAsia="zh-Hans"/>
        </w:rPr>
        <w:t>）</w:t>
      </w:r>
      <w:r>
        <w:rPr>
          <w:rFonts w:hint="eastAsia"/>
        </w:rPr>
        <w:t>以图搜档</w:t>
      </w:r>
    </w:p>
    <w:p>
      <w:pPr>
        <w:rPr>
          <w:rFonts w:hint="eastAsia"/>
        </w:rPr>
      </w:pPr>
      <w:r>
        <w:rPr>
          <w:rFonts w:hint="eastAsia"/>
          <w:lang w:val="en-US" w:eastAsia="zh-Hans"/>
        </w:rPr>
        <w:t>◆基础信息搜档：</w:t>
      </w:r>
      <w:r>
        <w:rPr>
          <w:rFonts w:hint="eastAsia"/>
        </w:rPr>
        <w:t>支持输入人员姓名模糊或精确匹配搜索档案，支持输入证件号码精确搜索档案</w:t>
      </w:r>
      <w:r>
        <w:rPr>
          <w:rFonts w:hint="eastAsia"/>
          <w:lang w:eastAsia="zh-Hans"/>
        </w:rPr>
        <w:t>。</w:t>
      </w:r>
      <w:r>
        <w:rPr>
          <w:rFonts w:hint="eastAsia"/>
          <w:lang w:val="en-US" w:eastAsia="zh-Hans"/>
        </w:rPr>
        <w:t>支持基础信息与选择人员专题库、人员标签组合查询。</w:t>
      </w:r>
    </w:p>
    <w:p>
      <w:pPr>
        <w:pStyle w:val="2"/>
        <w:ind w:left="0" w:leftChars="0" w:firstLine="0" w:firstLineChars="0"/>
        <w:rPr>
          <w:rFonts w:hint="eastAsia" w:eastAsia="宋体"/>
          <w:lang w:eastAsia="zh-Hans"/>
        </w:rPr>
      </w:pPr>
      <w:r>
        <w:rPr>
          <w:rFonts w:hint="eastAsia"/>
          <w:lang w:eastAsia="zh-Hans"/>
        </w:rPr>
        <w:t>【</w:t>
      </w:r>
      <w:r>
        <w:rPr>
          <w:rFonts w:hint="eastAsia"/>
          <w:lang w:val="en-US" w:eastAsia="zh-Hans"/>
        </w:rPr>
        <w:t>统计</w:t>
      </w:r>
      <w:r>
        <w:rPr>
          <w:rFonts w:hint="eastAsia"/>
          <w:lang w:eastAsia="zh-Hans"/>
        </w:rPr>
        <w:t>】</w:t>
      </w:r>
    </w:p>
    <w:p>
      <w:pPr>
        <w:pStyle w:val="2"/>
        <w:ind w:left="0" w:leftChars="0" w:firstLine="0" w:firstLineChars="0"/>
        <w:rPr>
          <w:rFonts w:hint="eastAsia"/>
          <w:lang w:val="en-US" w:eastAsia="zh-Hans"/>
        </w:rPr>
      </w:pPr>
      <w:r>
        <w:rPr>
          <w:rFonts w:hint="eastAsia"/>
          <w:lang w:val="en-US" w:eastAsia="zh-Hans"/>
        </w:rPr>
        <w:t>◆支持基于查询结果的全部人员档案数统计、实名档案数统计、非实名档案数统计及有轨迹实名档案数的统计。</w:t>
      </w:r>
    </w:p>
    <w:p>
      <w:pPr>
        <w:pStyle w:val="2"/>
        <w:ind w:left="0" w:leftChars="0" w:firstLine="0" w:firstLineChars="0"/>
        <w:rPr>
          <w:rFonts w:hint="eastAsia"/>
          <w:lang w:val="en-US" w:eastAsia="zh-Hans"/>
        </w:rPr>
      </w:pPr>
      <w:r>
        <w:rPr>
          <w:rFonts w:hint="eastAsia"/>
          <w:lang w:val="en-US" w:eastAsia="zh-Hans"/>
        </w:rPr>
        <w:t>【结果列表】</w:t>
      </w:r>
    </w:p>
    <w:p>
      <w:pPr>
        <w:pStyle w:val="2"/>
        <w:ind w:left="0" w:leftChars="0" w:firstLine="0" w:firstLineChars="0"/>
        <w:rPr>
          <w:rFonts w:hint="eastAsia"/>
          <w:lang w:val="en-US" w:eastAsia="zh-Hans"/>
        </w:rPr>
      </w:pPr>
      <w:r>
        <w:rPr>
          <w:rFonts w:hint="eastAsia"/>
          <w:lang w:val="en-US" w:eastAsia="zh-Hans"/>
        </w:rPr>
        <w:t>◆档案结果列表中，人员档案展示：人员封面照片、上传照片与封面照的相似度、姓名、证件类型、证件号码、人员所属专题库（支持多个）、人员标签（支持多个）、人员轨迹数。</w:t>
      </w:r>
    </w:p>
    <w:p>
      <w:pPr>
        <w:pStyle w:val="2"/>
        <w:ind w:left="0" w:leftChars="0" w:firstLine="0" w:firstLineChars="0"/>
        <w:rPr>
          <w:rFonts w:hint="eastAsia"/>
          <w:lang w:val="en-US" w:eastAsia="zh-Hans"/>
        </w:rPr>
      </w:pPr>
      <w:r>
        <w:rPr>
          <w:rFonts w:hint="eastAsia"/>
          <w:lang w:val="en-US" w:eastAsia="zh-Hans"/>
        </w:rPr>
        <w:t>◆支持基于查询结果列表的档案操作，包含：档案详情编辑、档案合并及档案删除。</w:t>
      </w:r>
    </w:p>
    <w:p>
      <w:pPr>
        <w:pStyle w:val="2"/>
        <w:ind w:left="0" w:leftChars="0" w:firstLine="0" w:firstLineChars="0"/>
        <w:rPr>
          <w:rFonts w:hint="eastAsia"/>
          <w:lang w:val="en-US" w:eastAsia="zh-Hans"/>
        </w:rPr>
      </w:pPr>
      <w:r>
        <w:rPr>
          <w:rFonts w:hint="eastAsia"/>
          <w:lang w:val="en-US" w:eastAsia="zh-Hans"/>
        </w:rPr>
        <w:t>◆支持基于查询结果列表的排序，包含：按轨迹数排序和按照片相似度排序</w:t>
      </w:r>
    </w:p>
    <w:p>
      <w:pPr>
        <w:pStyle w:val="2"/>
        <w:ind w:left="0" w:leftChars="0" w:firstLine="0" w:firstLineChars="0"/>
        <w:rPr>
          <w:rFonts w:hint="eastAsia"/>
          <w:lang w:val="en-US" w:eastAsia="zh-Hans"/>
        </w:rPr>
      </w:pPr>
      <w:r>
        <w:rPr>
          <w:rFonts w:hint="eastAsia"/>
          <w:lang w:val="en-US" w:eastAsia="zh-Hans"/>
        </w:rPr>
        <w:t>◆支持对已选择人员发起布控任务，选择布控库并填写布控信息后，发起布控。（详见视频云布控功能）</w:t>
      </w:r>
    </w:p>
    <w:p>
      <w:pPr>
        <w:pStyle w:val="2"/>
        <w:ind w:left="0" w:leftChars="0" w:firstLine="0" w:firstLineChars="0"/>
        <w:rPr>
          <w:rFonts w:hint="eastAsia"/>
          <w:lang w:val="en-US" w:eastAsia="zh-Hans"/>
        </w:rPr>
      </w:pPr>
      <w:r>
        <w:rPr>
          <w:rFonts w:hint="eastAsia"/>
          <w:lang w:val="en-US" w:eastAsia="zh-Hans"/>
        </w:rPr>
        <w:t>◆支持基于查询结果列表中，对已选择状态的档案导出成</w:t>
      </w:r>
      <w:r>
        <w:rPr>
          <w:rFonts w:hint="default"/>
          <w:lang w:eastAsia="zh-Hans"/>
        </w:rPr>
        <w:t>xlsx</w:t>
      </w:r>
      <w:r>
        <w:rPr>
          <w:rFonts w:hint="eastAsia"/>
          <w:lang w:val="en-US" w:eastAsia="zh-Hans"/>
        </w:rPr>
        <w:t>，具体导出格式如下：</w:t>
      </w:r>
    </w:p>
    <w:tbl>
      <w:tblPr>
        <w:tblStyle w:val="37"/>
        <w:tblW w:w="447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65"/>
        <w:gridCol w:w="1245"/>
        <w:gridCol w:w="2465"/>
      </w:tblGrid>
      <w:tr>
        <w:tblPrEx>
          <w:shd w:val="clear" w:color="auto" w:fill="auto"/>
        </w:tblPrEx>
        <w:trPr>
          <w:trHeight w:val="240" w:hRule="atLeast"/>
        </w:trPr>
        <w:tc>
          <w:tcPr>
            <w:tcW w:w="4475"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人员</w:t>
            </w:r>
          </w:p>
        </w:tc>
      </w:tr>
      <w:tr>
        <w:tblPrEx>
          <w:shd w:val="clear" w:color="auto" w:fill="auto"/>
        </w:tblPrEx>
        <w:trPr>
          <w:trHeight w:val="240"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序号</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i w:val="0"/>
                <w:color w:val="000000"/>
                <w:sz w:val="16"/>
                <w:szCs w:val="16"/>
                <w:u w:val="none"/>
              </w:rPr>
            </w:pPr>
            <w:r>
              <w:rPr>
                <w:rFonts w:hint="eastAsia" w:ascii="宋体" w:hAnsi="宋体" w:eastAsia="宋体" w:cs="宋体"/>
                <w:b/>
                <w:i w:val="0"/>
                <w:color w:val="000000"/>
                <w:kern w:val="0"/>
                <w:sz w:val="16"/>
                <w:szCs w:val="16"/>
                <w:u w:val="none"/>
                <w:lang w:val="en-US" w:eastAsia="zh-CN" w:bidi="ar"/>
              </w:rPr>
              <w:t>字段名</w:t>
            </w:r>
          </w:p>
        </w:tc>
        <w:tc>
          <w:tcPr>
            <w:tcW w:w="24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备注</w:t>
            </w:r>
          </w:p>
        </w:tc>
      </w:tr>
      <w:tr>
        <w:tblPrEx>
          <w:shd w:val="clear" w:color="auto" w:fill="auto"/>
        </w:tblPrEx>
        <w:trPr>
          <w:trHeight w:val="240"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i w:val="0"/>
                <w:color w:val="000000"/>
                <w:sz w:val="16"/>
                <w:szCs w:val="16"/>
                <w:u w:val="none"/>
              </w:rPr>
            </w:pPr>
            <w:r>
              <w:rPr>
                <w:rFonts w:hint="eastAsia" w:ascii="宋体" w:hAnsi="宋体" w:eastAsia="宋体" w:cs="宋体"/>
                <w:b/>
                <w:i w:val="0"/>
                <w:color w:val="000000"/>
                <w:kern w:val="0"/>
                <w:sz w:val="16"/>
                <w:szCs w:val="16"/>
                <w:u w:val="none"/>
                <w:lang w:val="en-US" w:eastAsia="zh-CN" w:bidi="ar"/>
              </w:rPr>
              <w:t>序号</w:t>
            </w:r>
          </w:p>
        </w:tc>
        <w:tc>
          <w:tcPr>
            <w:tcW w:w="246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2</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lang w:eastAsia="zh-Hans"/>
              </w:rPr>
            </w:pPr>
            <w:r>
              <w:rPr>
                <w:rFonts w:hint="eastAsia" w:ascii="宋体" w:hAnsi="宋体" w:eastAsia="宋体" w:cs="宋体"/>
                <w:i w:val="0"/>
                <w:color w:val="000000"/>
                <w:kern w:val="0"/>
                <w:sz w:val="16"/>
                <w:szCs w:val="16"/>
                <w:u w:val="none"/>
                <w:lang w:val="en-US" w:eastAsia="zh-Hans" w:bidi="ar"/>
              </w:rPr>
              <w:t>封面照片</w:t>
            </w:r>
          </w:p>
        </w:tc>
        <w:tc>
          <w:tcPr>
            <w:tcW w:w="2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3</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证件类型</w:t>
            </w:r>
          </w:p>
        </w:tc>
        <w:tc>
          <w:tcPr>
            <w:tcW w:w="24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4</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证件号码</w:t>
            </w:r>
          </w:p>
        </w:tc>
        <w:tc>
          <w:tcPr>
            <w:tcW w:w="24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5</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姓名</w:t>
            </w:r>
          </w:p>
        </w:tc>
        <w:tc>
          <w:tcPr>
            <w:tcW w:w="24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6</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照片相似度</w:t>
            </w:r>
          </w:p>
        </w:tc>
        <w:tc>
          <w:tcPr>
            <w:tcW w:w="24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7</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人员专题库</w:t>
            </w:r>
          </w:p>
        </w:tc>
        <w:tc>
          <w:tcPr>
            <w:tcW w:w="2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支持多个，仅导出二级库</w:t>
            </w: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8</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人员标签</w:t>
            </w:r>
          </w:p>
        </w:tc>
        <w:tc>
          <w:tcPr>
            <w:tcW w:w="2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支持多个</w:t>
            </w:r>
          </w:p>
        </w:tc>
      </w:tr>
      <w:tr>
        <w:tblPrEx>
          <w:shd w:val="clear" w:color="auto" w:fill="auto"/>
        </w:tblPrEx>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9</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人员轨迹数</w:t>
            </w:r>
          </w:p>
        </w:tc>
        <w:tc>
          <w:tcPr>
            <w:tcW w:w="24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bl>
    <w:p>
      <w:pPr>
        <w:pStyle w:val="2"/>
        <w:ind w:left="0" w:leftChars="0" w:firstLine="0" w:firstLineChars="0"/>
        <w:rPr>
          <w:rFonts w:hint="eastAsia"/>
          <w:sz w:val="16"/>
          <w:szCs w:val="16"/>
          <w:lang w:val="en-US" w:eastAsia="zh-Hans"/>
        </w:rPr>
      </w:pPr>
    </w:p>
    <w:p>
      <w:pPr>
        <w:pStyle w:val="8"/>
        <w:numPr>
          <w:ilvl w:val="-1"/>
          <w:numId w:val="0"/>
        </w:numPr>
        <w:ind w:left="0" w:firstLine="0"/>
        <w:outlineLvl w:val="4"/>
      </w:pPr>
      <w:r>
        <w:t>5.2.1.1.2</w:t>
      </w:r>
      <w:r>
        <w:rPr>
          <w:rFonts w:hint="eastAsia"/>
          <w:lang w:val="en-US" w:eastAsia="zh-Hans"/>
        </w:rPr>
        <w:t>功能流程</w:t>
      </w:r>
    </w:p>
    <w:p>
      <w:r>
        <w:drawing>
          <wp:inline distT="0" distB="0" distL="114300" distR="114300">
            <wp:extent cx="3429000" cy="3569335"/>
            <wp:effectExtent l="0" t="0" r="0" b="1206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2"/>
                    <a:stretch>
                      <a:fillRect/>
                    </a:stretch>
                  </pic:blipFill>
                  <pic:spPr>
                    <a:xfrm>
                      <a:off x="0" y="0"/>
                      <a:ext cx="3429000" cy="3569335"/>
                    </a:xfrm>
                    <a:prstGeom prst="rect">
                      <a:avLst/>
                    </a:prstGeom>
                    <a:noFill/>
                    <a:ln w="9525">
                      <a:noFill/>
                    </a:ln>
                  </pic:spPr>
                </pic:pic>
              </a:graphicData>
            </a:graphic>
          </wp:inline>
        </w:drawing>
      </w:r>
    </w:p>
    <w:p>
      <w:pPr>
        <w:pStyle w:val="7"/>
        <w:numPr>
          <w:ilvl w:val="-1"/>
          <w:numId w:val="0"/>
        </w:numPr>
        <w:ind w:left="0" w:firstLine="0"/>
        <w:outlineLvl w:val="3"/>
        <w:rPr>
          <w:rFonts w:hint="eastAsia"/>
          <w:lang w:val="en-US" w:eastAsia="zh-Hans"/>
        </w:rPr>
      </w:pPr>
      <w:bookmarkStart w:id="117" w:name="_Toc1032991476"/>
      <w:r>
        <w:t>5.2.1.2</w:t>
      </w:r>
      <w:r>
        <w:rPr>
          <w:rFonts w:hint="eastAsia"/>
          <w:lang w:val="en-US" w:eastAsia="zh-Hans"/>
        </w:rPr>
        <w:t>车辆档案查询</w:t>
      </w:r>
      <w:bookmarkEnd w:id="117"/>
    </w:p>
    <w:p>
      <w:pPr>
        <w:pStyle w:val="8"/>
        <w:numPr>
          <w:ilvl w:val="-1"/>
          <w:numId w:val="0"/>
        </w:numPr>
        <w:tabs>
          <w:tab w:val="left" w:pos="931"/>
        </w:tabs>
        <w:ind w:left="0" w:firstLine="0"/>
        <w:outlineLvl w:val="4"/>
      </w:pPr>
      <w:r>
        <w:t>5.2.1.2.1功能描述</w:t>
      </w:r>
    </w:p>
    <w:p>
      <w:r>
        <w:rPr>
          <w:rFonts w:hint="eastAsia"/>
          <w:lang w:val="en-US" w:eastAsia="zh-Hans"/>
        </w:rPr>
        <w:t>【搜索】</w:t>
      </w:r>
    </w:p>
    <w:p>
      <w:pPr>
        <w:rPr>
          <w:rFonts w:hint="eastAsia"/>
        </w:rPr>
      </w:pPr>
      <w:r>
        <w:rPr>
          <w:rFonts w:hint="eastAsia"/>
          <w:lang w:val="en-US" w:eastAsia="zh-Hans"/>
        </w:rPr>
        <w:t>◆标签搜档：</w:t>
      </w:r>
      <w:r>
        <w:rPr>
          <w:rFonts w:hint="eastAsia"/>
        </w:rPr>
        <w:t>支持按</w:t>
      </w:r>
      <w:r>
        <w:rPr>
          <w:rFonts w:hint="eastAsia"/>
          <w:lang w:val="en-US" w:eastAsia="zh-Hans"/>
        </w:rPr>
        <w:t>车辆</w:t>
      </w:r>
      <w:r>
        <w:rPr>
          <w:rFonts w:hint="eastAsia"/>
        </w:rPr>
        <w:t>基础属性，行为标签属性等条件组合搜索</w:t>
      </w:r>
    </w:p>
    <w:p>
      <w:pPr>
        <w:rPr>
          <w:rFonts w:hint="eastAsia"/>
        </w:rPr>
      </w:pPr>
      <w:r>
        <w:rPr>
          <w:rFonts w:hint="eastAsia"/>
          <w:lang w:val="en-US" w:eastAsia="zh-Hans"/>
        </w:rPr>
        <w:t>◆以图搜档：</w:t>
      </w:r>
      <w:r>
        <w:rPr>
          <w:rFonts w:hint="eastAsia"/>
        </w:rPr>
        <w:t>支持上传图片以图搜</w:t>
      </w:r>
      <w:r>
        <w:rPr>
          <w:rFonts w:hint="eastAsia"/>
          <w:lang w:val="en-US" w:eastAsia="zh-Hans"/>
        </w:rPr>
        <w:t>车</w:t>
      </w:r>
      <w:r>
        <w:rPr>
          <w:rFonts w:hint="eastAsia"/>
        </w:rPr>
        <w:t>档</w:t>
      </w:r>
    </w:p>
    <w:p>
      <w:pPr>
        <w:rPr>
          <w:rFonts w:hint="eastAsia"/>
          <w:lang w:val="en-US" w:eastAsia="zh-Hans"/>
        </w:rPr>
      </w:pPr>
      <w:r>
        <w:rPr>
          <w:rFonts w:hint="eastAsia"/>
          <w:lang w:val="en-US" w:eastAsia="zh-Hans"/>
        </w:rPr>
        <w:t>◆基础信息搜档：</w:t>
      </w:r>
      <w:r>
        <w:rPr>
          <w:rFonts w:hint="eastAsia"/>
        </w:rPr>
        <w:t>支持</w:t>
      </w:r>
      <w:r>
        <w:rPr>
          <w:rFonts w:hint="eastAsia"/>
          <w:lang w:val="en-US" w:eastAsia="zh-Hans"/>
        </w:rPr>
        <w:t>选择车牌颜色</w:t>
      </w:r>
      <w:r>
        <w:rPr>
          <w:rFonts w:hint="default"/>
          <w:lang w:eastAsia="zh-Hans"/>
        </w:rPr>
        <w:t>+</w:t>
      </w:r>
      <w:r>
        <w:rPr>
          <w:rFonts w:hint="eastAsia"/>
          <w:lang w:val="en-US" w:eastAsia="zh-Hans"/>
        </w:rPr>
        <w:t>输入车牌号码，模糊匹配</w:t>
      </w:r>
      <w:r>
        <w:rPr>
          <w:rFonts w:hint="eastAsia"/>
        </w:rPr>
        <w:t>搜索</w:t>
      </w:r>
      <w:r>
        <w:rPr>
          <w:rFonts w:hint="eastAsia"/>
          <w:lang w:val="en-US" w:eastAsia="zh-Hans"/>
        </w:rPr>
        <w:t>车辆</w:t>
      </w:r>
      <w:r>
        <w:rPr>
          <w:rFonts w:hint="eastAsia"/>
        </w:rPr>
        <w:t>档案</w:t>
      </w:r>
      <w:r>
        <w:rPr>
          <w:rFonts w:hint="eastAsia"/>
          <w:lang w:eastAsia="zh-Hans"/>
        </w:rPr>
        <w:t>。</w:t>
      </w:r>
      <w:r>
        <w:rPr>
          <w:rFonts w:hint="eastAsia"/>
          <w:lang w:val="en-US" w:eastAsia="zh-Hans"/>
        </w:rPr>
        <w:t>支持基础信息与选择车辆专题库、车辆标签、车辆颜色、车辆类型、车辆品牌等组合查询。</w:t>
      </w:r>
    </w:p>
    <w:p>
      <w:pPr>
        <w:rPr>
          <w:rFonts w:hint="eastAsia" w:eastAsia="宋体"/>
          <w:lang w:eastAsia="zh-Hans"/>
        </w:rPr>
      </w:pPr>
      <w:r>
        <w:rPr>
          <w:rFonts w:hint="eastAsia"/>
          <w:lang w:eastAsia="zh-Hans"/>
        </w:rPr>
        <w:t>【</w:t>
      </w:r>
      <w:r>
        <w:rPr>
          <w:rFonts w:hint="eastAsia"/>
          <w:lang w:val="en-US" w:eastAsia="zh-Hans"/>
        </w:rPr>
        <w:t>统计</w:t>
      </w:r>
      <w:r>
        <w:rPr>
          <w:rFonts w:hint="eastAsia"/>
          <w:lang w:eastAsia="zh-Hans"/>
        </w:rPr>
        <w:t>】</w:t>
      </w:r>
    </w:p>
    <w:p>
      <w:pPr>
        <w:pStyle w:val="2"/>
        <w:ind w:left="0" w:leftChars="0" w:firstLine="0" w:firstLineChars="0"/>
        <w:rPr>
          <w:rFonts w:hint="eastAsia"/>
          <w:lang w:val="en-US" w:eastAsia="zh-Hans"/>
        </w:rPr>
      </w:pPr>
      <w:r>
        <w:rPr>
          <w:rFonts w:hint="eastAsia"/>
          <w:lang w:val="en-US" w:eastAsia="zh-Hans"/>
        </w:rPr>
        <w:t>◆支持基于查询结果的全部车辆档案数统计、有轨迹车辆档案数统计、无轨迹车辆档案数统计。</w:t>
      </w:r>
    </w:p>
    <w:p>
      <w:pPr>
        <w:pStyle w:val="2"/>
        <w:ind w:left="0" w:leftChars="0" w:firstLine="0" w:firstLineChars="0"/>
        <w:rPr>
          <w:rFonts w:hint="eastAsia"/>
          <w:lang w:val="en-US" w:eastAsia="zh-Hans"/>
        </w:rPr>
      </w:pPr>
      <w:r>
        <w:rPr>
          <w:rFonts w:hint="eastAsia"/>
          <w:lang w:val="en-US" w:eastAsia="zh-Hans"/>
        </w:rPr>
        <w:t>【结果列表】</w:t>
      </w:r>
    </w:p>
    <w:p>
      <w:pPr>
        <w:pStyle w:val="2"/>
        <w:ind w:left="0" w:leftChars="0" w:firstLine="0" w:firstLineChars="0"/>
        <w:rPr>
          <w:rFonts w:hint="eastAsia"/>
          <w:lang w:val="en-US" w:eastAsia="zh-Hans"/>
        </w:rPr>
      </w:pPr>
      <w:r>
        <w:rPr>
          <w:rFonts w:hint="eastAsia"/>
          <w:lang w:val="en-US" w:eastAsia="zh-Hans"/>
        </w:rPr>
        <w:t>◆档案结果列表中，车辆档案展示：车辆封面照片（支持展示多张，如无证件照默认取图片质量分数最高的抓拍车辆照片作为档案封面）、车牌颜色</w:t>
      </w:r>
      <w:r>
        <w:rPr>
          <w:rFonts w:hint="default"/>
          <w:lang w:eastAsia="zh-Hans"/>
        </w:rPr>
        <w:t>+</w:t>
      </w:r>
      <w:r>
        <w:rPr>
          <w:rFonts w:hint="eastAsia"/>
          <w:lang w:val="en-US" w:eastAsia="zh-Hans"/>
        </w:rPr>
        <w:t>车牌号码、车辆品牌、车辆颜色、车辆专题库（支持多个）、车辆标签（支持多个）、车辆轨迹数。</w:t>
      </w:r>
    </w:p>
    <w:p>
      <w:pPr>
        <w:pStyle w:val="2"/>
        <w:ind w:left="0" w:leftChars="0" w:firstLine="0" w:firstLineChars="0"/>
        <w:rPr>
          <w:rFonts w:hint="eastAsia"/>
          <w:lang w:val="en-US" w:eastAsia="zh-Hans"/>
        </w:rPr>
      </w:pPr>
      <w:r>
        <w:rPr>
          <w:rFonts w:hint="eastAsia"/>
          <w:lang w:val="en-US" w:eastAsia="zh-Hans"/>
        </w:rPr>
        <w:t>◆支持基于查询结果列表的按轨迹数排序。</w:t>
      </w:r>
    </w:p>
    <w:p>
      <w:pPr>
        <w:pStyle w:val="2"/>
        <w:ind w:left="0" w:leftChars="0" w:firstLine="0" w:firstLineChars="0"/>
        <w:rPr>
          <w:rFonts w:hint="eastAsia"/>
          <w:lang w:val="en-US" w:eastAsia="zh-Hans"/>
        </w:rPr>
      </w:pPr>
      <w:r>
        <w:rPr>
          <w:rFonts w:hint="eastAsia"/>
          <w:lang w:val="en-US" w:eastAsia="zh-Hans"/>
        </w:rPr>
        <w:t>◆支持对已选择车辆发起布控任务，选择布控库并填写布控信息后，发起布控。（详见视频云布控功能）</w:t>
      </w:r>
    </w:p>
    <w:p>
      <w:pPr>
        <w:pStyle w:val="2"/>
        <w:ind w:left="0" w:leftChars="0" w:firstLine="0" w:firstLineChars="0"/>
        <w:rPr>
          <w:rFonts w:hint="eastAsia"/>
          <w:lang w:val="en-US" w:eastAsia="zh-Hans"/>
        </w:rPr>
      </w:pPr>
      <w:r>
        <w:rPr>
          <w:rFonts w:hint="eastAsia"/>
          <w:lang w:val="en-US" w:eastAsia="zh-Hans"/>
        </w:rPr>
        <w:t>◆支持基于查询结果列表中，对已选择状态的档案导出成</w:t>
      </w:r>
      <w:r>
        <w:rPr>
          <w:rFonts w:hint="default"/>
          <w:lang w:eastAsia="zh-Hans"/>
        </w:rPr>
        <w:t>xlsx</w:t>
      </w:r>
      <w:r>
        <w:rPr>
          <w:rFonts w:hint="eastAsia"/>
          <w:lang w:val="en-US" w:eastAsia="zh-Hans"/>
        </w:rPr>
        <w:t>，具体导出格式如下：</w:t>
      </w:r>
    </w:p>
    <w:tbl>
      <w:tblPr>
        <w:tblStyle w:val="37"/>
        <w:tblW w:w="426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73"/>
        <w:gridCol w:w="1076"/>
        <w:gridCol w:w="2513"/>
      </w:tblGrid>
      <w:tr>
        <w:trPr>
          <w:trHeight w:val="285" w:hRule="atLeast"/>
        </w:trPr>
        <w:tc>
          <w:tcPr>
            <w:tcW w:w="67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c>
          <w:tcPr>
            <w:tcW w:w="358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车辆</w:t>
            </w:r>
          </w:p>
        </w:tc>
      </w:tr>
      <w:tr>
        <w:trPr>
          <w:trHeight w:val="285" w:hRule="atLeast"/>
        </w:trPr>
        <w:tc>
          <w:tcPr>
            <w:tcW w:w="67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序号</w:t>
            </w:r>
          </w:p>
        </w:tc>
        <w:tc>
          <w:tcPr>
            <w:tcW w:w="10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i w:val="0"/>
                <w:color w:val="000000"/>
                <w:sz w:val="16"/>
                <w:szCs w:val="16"/>
                <w:u w:val="none"/>
              </w:rPr>
            </w:pPr>
            <w:r>
              <w:rPr>
                <w:rFonts w:hint="eastAsia" w:ascii="宋体" w:hAnsi="宋体" w:eastAsia="宋体" w:cs="宋体"/>
                <w:b/>
                <w:i w:val="0"/>
                <w:color w:val="000000"/>
                <w:kern w:val="0"/>
                <w:sz w:val="16"/>
                <w:szCs w:val="16"/>
                <w:u w:val="none"/>
                <w:lang w:val="en-US" w:eastAsia="zh-CN" w:bidi="ar"/>
              </w:rPr>
              <w:t>字段名</w:t>
            </w:r>
          </w:p>
        </w:tc>
        <w:tc>
          <w:tcPr>
            <w:tcW w:w="251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备注</w:t>
            </w:r>
          </w:p>
        </w:tc>
      </w:tr>
      <w:tr>
        <w:trPr>
          <w:trHeight w:val="285" w:hRule="atLeast"/>
        </w:trPr>
        <w:tc>
          <w:tcPr>
            <w:tcW w:w="67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w:t>
            </w:r>
          </w:p>
        </w:tc>
        <w:tc>
          <w:tcPr>
            <w:tcW w:w="10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i w:val="0"/>
                <w:color w:val="000000"/>
                <w:sz w:val="16"/>
                <w:szCs w:val="16"/>
                <w:u w:val="none"/>
              </w:rPr>
            </w:pPr>
            <w:r>
              <w:rPr>
                <w:rFonts w:hint="eastAsia" w:ascii="宋体" w:hAnsi="宋体" w:eastAsia="宋体" w:cs="宋体"/>
                <w:b/>
                <w:i w:val="0"/>
                <w:color w:val="000000"/>
                <w:kern w:val="0"/>
                <w:sz w:val="16"/>
                <w:szCs w:val="16"/>
                <w:u w:val="none"/>
                <w:lang w:val="en-US" w:eastAsia="zh-CN" w:bidi="ar"/>
              </w:rPr>
              <w:t>序号</w:t>
            </w:r>
          </w:p>
        </w:tc>
        <w:tc>
          <w:tcPr>
            <w:tcW w:w="2513"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宋体" w:hAnsi="宋体" w:eastAsia="宋体" w:cs="宋体"/>
                <w:i w:val="0"/>
                <w:color w:val="000000"/>
                <w:sz w:val="16"/>
                <w:szCs w:val="16"/>
                <w:u w:val="none"/>
              </w:rPr>
            </w:pPr>
          </w:p>
        </w:tc>
      </w:tr>
      <w:tr>
        <w:trPr>
          <w:trHeight w:val="285" w:hRule="atLeast"/>
        </w:trPr>
        <w:tc>
          <w:tcPr>
            <w:tcW w:w="67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2</w:t>
            </w:r>
          </w:p>
        </w:tc>
        <w:tc>
          <w:tcPr>
            <w:tcW w:w="10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i w:val="0"/>
                <w:color w:val="000000"/>
                <w:sz w:val="16"/>
                <w:szCs w:val="16"/>
                <w:u w:val="none"/>
              </w:rPr>
            </w:pPr>
            <w:r>
              <w:rPr>
                <w:rFonts w:hint="eastAsia" w:ascii="宋体" w:hAnsi="宋体" w:eastAsia="宋体" w:cs="宋体"/>
                <w:b/>
                <w:i w:val="0"/>
                <w:color w:val="000000"/>
                <w:kern w:val="0"/>
                <w:sz w:val="16"/>
                <w:szCs w:val="16"/>
                <w:u w:val="none"/>
                <w:lang w:val="en-US" w:eastAsia="zh-CN" w:bidi="ar"/>
              </w:rPr>
              <w:t>封面照片</w:t>
            </w:r>
          </w:p>
        </w:tc>
        <w:tc>
          <w:tcPr>
            <w:tcW w:w="2513"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宋体" w:hAnsi="宋体" w:eastAsia="宋体" w:cs="宋体"/>
                <w:i w:val="0"/>
                <w:color w:val="000000"/>
                <w:sz w:val="16"/>
                <w:szCs w:val="16"/>
                <w:u w:val="none"/>
              </w:rPr>
            </w:pPr>
          </w:p>
        </w:tc>
      </w:tr>
      <w:tr>
        <w:trPr>
          <w:trHeight w:val="285" w:hRule="atLeast"/>
        </w:trPr>
        <w:tc>
          <w:tcPr>
            <w:tcW w:w="67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3</w:t>
            </w:r>
          </w:p>
        </w:tc>
        <w:tc>
          <w:tcPr>
            <w:tcW w:w="10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车牌号</w:t>
            </w:r>
          </w:p>
        </w:tc>
        <w:tc>
          <w:tcPr>
            <w:tcW w:w="251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rPr>
          <w:trHeight w:val="285" w:hRule="atLeast"/>
        </w:trPr>
        <w:tc>
          <w:tcPr>
            <w:tcW w:w="67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4</w:t>
            </w:r>
          </w:p>
        </w:tc>
        <w:tc>
          <w:tcPr>
            <w:tcW w:w="10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车牌颜色</w:t>
            </w:r>
          </w:p>
        </w:tc>
        <w:tc>
          <w:tcPr>
            <w:tcW w:w="251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rPr>
          <w:trHeight w:val="285" w:hRule="atLeast"/>
        </w:trPr>
        <w:tc>
          <w:tcPr>
            <w:tcW w:w="67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5</w:t>
            </w:r>
          </w:p>
        </w:tc>
        <w:tc>
          <w:tcPr>
            <w:tcW w:w="10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车辆类型</w:t>
            </w:r>
          </w:p>
        </w:tc>
        <w:tc>
          <w:tcPr>
            <w:tcW w:w="251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rPr>
          <w:trHeight w:val="285" w:hRule="atLeast"/>
        </w:trPr>
        <w:tc>
          <w:tcPr>
            <w:tcW w:w="67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6</w:t>
            </w:r>
          </w:p>
        </w:tc>
        <w:tc>
          <w:tcPr>
            <w:tcW w:w="10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车辆品牌</w:t>
            </w:r>
          </w:p>
        </w:tc>
        <w:tc>
          <w:tcPr>
            <w:tcW w:w="251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rPr>
          <w:trHeight w:val="285" w:hRule="atLeast"/>
        </w:trPr>
        <w:tc>
          <w:tcPr>
            <w:tcW w:w="67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7</w:t>
            </w:r>
          </w:p>
        </w:tc>
        <w:tc>
          <w:tcPr>
            <w:tcW w:w="10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车身颜色</w:t>
            </w:r>
          </w:p>
        </w:tc>
        <w:tc>
          <w:tcPr>
            <w:tcW w:w="251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rPr>
          <w:trHeight w:val="285" w:hRule="atLeast"/>
        </w:trPr>
        <w:tc>
          <w:tcPr>
            <w:tcW w:w="67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8</w:t>
            </w:r>
          </w:p>
        </w:tc>
        <w:tc>
          <w:tcPr>
            <w:tcW w:w="10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车辆专题库</w:t>
            </w:r>
          </w:p>
        </w:tc>
        <w:tc>
          <w:tcPr>
            <w:tcW w:w="2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支持多个，仅导出二级库</w:t>
            </w:r>
          </w:p>
        </w:tc>
      </w:tr>
      <w:tr>
        <w:trPr>
          <w:trHeight w:val="285" w:hRule="atLeast"/>
        </w:trPr>
        <w:tc>
          <w:tcPr>
            <w:tcW w:w="67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9</w:t>
            </w:r>
          </w:p>
        </w:tc>
        <w:tc>
          <w:tcPr>
            <w:tcW w:w="10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车辆标签</w:t>
            </w:r>
          </w:p>
        </w:tc>
        <w:tc>
          <w:tcPr>
            <w:tcW w:w="25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支持多个</w:t>
            </w:r>
          </w:p>
        </w:tc>
      </w:tr>
      <w:tr>
        <w:trPr>
          <w:trHeight w:val="285" w:hRule="atLeast"/>
        </w:trPr>
        <w:tc>
          <w:tcPr>
            <w:tcW w:w="67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10</w:t>
            </w:r>
          </w:p>
        </w:tc>
        <w:tc>
          <w:tcPr>
            <w:tcW w:w="10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车辆轨迹数</w:t>
            </w:r>
          </w:p>
        </w:tc>
        <w:tc>
          <w:tcPr>
            <w:tcW w:w="251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bl>
    <w:p>
      <w:pPr>
        <w:pStyle w:val="2"/>
        <w:ind w:left="0" w:leftChars="0" w:firstLine="0" w:firstLineChars="0"/>
        <w:rPr>
          <w:rFonts w:hint="eastAsia"/>
          <w:lang w:val="en-US" w:eastAsia="zh-Hans"/>
        </w:rPr>
      </w:pPr>
    </w:p>
    <w:p>
      <w:pPr>
        <w:pStyle w:val="2"/>
        <w:ind w:left="0" w:leftChars="0" w:firstLine="0" w:firstLineChars="0"/>
      </w:pPr>
    </w:p>
    <w:p>
      <w:pPr>
        <w:pStyle w:val="8"/>
        <w:numPr>
          <w:ilvl w:val="-1"/>
          <w:numId w:val="0"/>
        </w:numPr>
        <w:ind w:left="0" w:firstLine="0"/>
        <w:outlineLvl w:val="4"/>
      </w:pPr>
      <w:r>
        <w:t>5.2.1.2.2</w:t>
      </w:r>
      <w:r>
        <w:rPr>
          <w:rFonts w:hint="eastAsia"/>
          <w:lang w:val="en-US" w:eastAsia="zh-Hans"/>
        </w:rPr>
        <w:t>功能流程</w:t>
      </w:r>
    </w:p>
    <w:p>
      <w:pPr>
        <w:pStyle w:val="2"/>
        <w:ind w:left="0" w:leftChars="0" w:firstLine="0" w:firstLineChars="0"/>
      </w:pPr>
      <w:r>
        <w:drawing>
          <wp:inline distT="0" distB="0" distL="114300" distR="114300">
            <wp:extent cx="3343910" cy="3373120"/>
            <wp:effectExtent l="0" t="0" r="8890" b="508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3"/>
                    <a:stretch>
                      <a:fillRect/>
                    </a:stretch>
                  </pic:blipFill>
                  <pic:spPr>
                    <a:xfrm>
                      <a:off x="0" y="0"/>
                      <a:ext cx="3343910" cy="3373120"/>
                    </a:xfrm>
                    <a:prstGeom prst="rect">
                      <a:avLst/>
                    </a:prstGeom>
                    <a:noFill/>
                    <a:ln w="9525">
                      <a:noFill/>
                    </a:ln>
                  </pic:spPr>
                </pic:pic>
              </a:graphicData>
            </a:graphic>
          </wp:inline>
        </w:drawing>
      </w:r>
    </w:p>
    <w:p>
      <w:pPr>
        <w:pStyle w:val="7"/>
        <w:numPr>
          <w:ilvl w:val="-1"/>
          <w:numId w:val="0"/>
        </w:numPr>
        <w:ind w:left="0" w:firstLine="0"/>
        <w:outlineLvl w:val="3"/>
        <w:rPr>
          <w:rFonts w:hint="eastAsia"/>
          <w:lang w:val="en-US" w:eastAsia="zh-Hans"/>
        </w:rPr>
      </w:pPr>
      <w:bookmarkStart w:id="118" w:name="_Toc1229934784"/>
      <w:r>
        <w:t>5.2.1.3</w:t>
      </w:r>
      <w:r>
        <w:rPr>
          <w:rFonts w:hint="eastAsia"/>
          <w:lang w:val="en-US" w:eastAsia="zh-Hans"/>
        </w:rPr>
        <w:t>终端档案查询</w:t>
      </w:r>
      <w:bookmarkEnd w:id="118"/>
    </w:p>
    <w:p>
      <w:pPr>
        <w:pStyle w:val="8"/>
        <w:numPr>
          <w:ilvl w:val="-1"/>
          <w:numId w:val="0"/>
        </w:numPr>
        <w:ind w:left="0" w:firstLine="0"/>
        <w:outlineLvl w:val="4"/>
      </w:pPr>
      <w:r>
        <w:t>5.2.1.3.1功能描述</w:t>
      </w:r>
    </w:p>
    <w:p>
      <w:pPr>
        <w:rPr>
          <w:rFonts w:hint="eastAsia"/>
          <w:lang w:val="en-US" w:eastAsia="zh-Hans"/>
        </w:rPr>
      </w:pPr>
      <w:r>
        <w:rPr>
          <w:rFonts w:hint="eastAsia"/>
          <w:lang w:eastAsia="zh-Hans"/>
        </w:rPr>
        <w:t>【</w:t>
      </w:r>
      <w:r>
        <w:rPr>
          <w:rFonts w:hint="eastAsia"/>
          <w:lang w:val="en-US" w:eastAsia="zh-Hans"/>
        </w:rPr>
        <w:t>搜索</w:t>
      </w:r>
      <w:r>
        <w:rPr>
          <w:rFonts w:hint="eastAsia"/>
          <w:lang w:eastAsia="zh-Hans"/>
        </w:rPr>
        <w:t>】</w:t>
      </w:r>
    </w:p>
    <w:p>
      <w:pPr>
        <w:rPr>
          <w:rFonts w:hint="eastAsia"/>
        </w:rPr>
      </w:pPr>
      <w:r>
        <w:rPr>
          <w:rFonts w:hint="eastAsia"/>
          <w:lang w:val="en-US" w:eastAsia="zh-Hans"/>
        </w:rPr>
        <w:t>◆标签搜档：</w:t>
      </w:r>
      <w:r>
        <w:rPr>
          <w:rFonts w:hint="eastAsia"/>
        </w:rPr>
        <w:t>支持按</w:t>
      </w:r>
      <w:r>
        <w:rPr>
          <w:rFonts w:hint="eastAsia"/>
          <w:lang w:val="en-US" w:eastAsia="zh-Hans"/>
        </w:rPr>
        <w:t>终端</w:t>
      </w:r>
      <w:r>
        <w:rPr>
          <w:rFonts w:hint="eastAsia"/>
        </w:rPr>
        <w:t>基础属性，行为标签属性等条件组合搜索</w:t>
      </w:r>
    </w:p>
    <w:p>
      <w:pPr>
        <w:pStyle w:val="2"/>
        <w:numPr>
          <w:ilvl w:val="0"/>
          <w:numId w:val="0"/>
        </w:numPr>
        <w:ind w:leftChars="0"/>
        <w:rPr>
          <w:rFonts w:hint="eastAsia"/>
          <w:lang w:val="en-US" w:eastAsia="zh-Hans"/>
        </w:rPr>
      </w:pPr>
      <w:r>
        <w:rPr>
          <w:rFonts w:hint="eastAsia"/>
          <w:lang w:val="en-US" w:eastAsia="zh-Hans"/>
        </w:rPr>
        <w:t>◆基础信息搜档：</w:t>
      </w:r>
      <w:r>
        <w:rPr>
          <w:rFonts w:hint="eastAsia"/>
        </w:rPr>
        <w:t>支持输入</w:t>
      </w:r>
      <w:r>
        <w:rPr>
          <w:rFonts w:hint="default"/>
          <w:lang w:eastAsia="zh-Hans"/>
        </w:rPr>
        <w:t>IMEI</w:t>
      </w:r>
      <w:r>
        <w:rPr>
          <w:rFonts w:hint="eastAsia"/>
          <w:lang w:val="en-US" w:eastAsia="zh-Hans"/>
        </w:rPr>
        <w:t>或</w:t>
      </w:r>
      <w:r>
        <w:rPr>
          <w:rFonts w:hint="default"/>
          <w:lang w:eastAsia="zh-Hans"/>
        </w:rPr>
        <w:t>MAC</w:t>
      </w:r>
      <w:r>
        <w:rPr>
          <w:rFonts w:hint="eastAsia"/>
          <w:lang w:val="en-US" w:eastAsia="zh-Hans"/>
        </w:rPr>
        <w:t>，模糊</w:t>
      </w:r>
      <w:r>
        <w:rPr>
          <w:rFonts w:hint="eastAsia"/>
        </w:rPr>
        <w:t>搜索</w:t>
      </w:r>
      <w:r>
        <w:rPr>
          <w:rFonts w:hint="eastAsia"/>
          <w:lang w:val="en-US" w:eastAsia="zh-Hans"/>
        </w:rPr>
        <w:t>终端</w:t>
      </w:r>
      <w:r>
        <w:rPr>
          <w:rFonts w:hint="eastAsia"/>
        </w:rPr>
        <w:t>档案</w:t>
      </w:r>
      <w:r>
        <w:rPr>
          <w:rFonts w:hint="eastAsia"/>
          <w:lang w:eastAsia="zh-Hans"/>
        </w:rPr>
        <w:t>。</w:t>
      </w:r>
      <w:r>
        <w:rPr>
          <w:rFonts w:hint="eastAsia"/>
          <w:lang w:val="en-US" w:eastAsia="zh-Hans"/>
        </w:rPr>
        <w:t>支持基础信息与选择终端专题库、终端标签、设备操作系统、设备品牌、设备型号等组合查询。输入限定条件参见</w:t>
      </w:r>
      <w:r>
        <w:rPr>
          <w:rFonts w:hint="default"/>
          <w:lang w:eastAsia="zh-Hans"/>
        </w:rPr>
        <w:t>4.3.3</w:t>
      </w:r>
      <w:r>
        <w:rPr>
          <w:rFonts w:hint="eastAsia"/>
          <w:lang w:val="en-US" w:eastAsia="zh-Hans"/>
        </w:rPr>
        <w:t>侦码建档流程</w:t>
      </w:r>
      <w:r>
        <w:rPr>
          <w:rFonts w:hint="default"/>
          <w:lang w:eastAsia="zh-Hans"/>
        </w:rPr>
        <w:t>-</w:t>
      </w:r>
      <w:r>
        <w:rPr>
          <w:rFonts w:hint="eastAsia"/>
          <w:lang w:val="en-US" w:eastAsia="zh-Hans"/>
        </w:rPr>
        <w:t>侦码入库规则校验。</w:t>
      </w:r>
    </w:p>
    <w:p>
      <w:pPr>
        <w:rPr>
          <w:rFonts w:hint="eastAsia" w:eastAsia="宋体"/>
          <w:lang w:eastAsia="zh-Hans"/>
        </w:rPr>
      </w:pPr>
      <w:r>
        <w:rPr>
          <w:rFonts w:hint="eastAsia"/>
          <w:lang w:eastAsia="zh-Hans"/>
        </w:rPr>
        <w:t>【</w:t>
      </w:r>
      <w:r>
        <w:rPr>
          <w:rFonts w:hint="eastAsia"/>
          <w:lang w:val="en-US" w:eastAsia="zh-Hans"/>
        </w:rPr>
        <w:t>统计</w:t>
      </w:r>
      <w:r>
        <w:rPr>
          <w:rFonts w:hint="eastAsia"/>
          <w:lang w:eastAsia="zh-Hans"/>
        </w:rPr>
        <w:t>】</w:t>
      </w:r>
    </w:p>
    <w:p>
      <w:pPr>
        <w:pStyle w:val="2"/>
        <w:ind w:left="0" w:leftChars="0" w:firstLine="0" w:firstLineChars="0"/>
        <w:rPr>
          <w:rFonts w:hint="eastAsia"/>
          <w:lang w:val="en-US" w:eastAsia="zh-Hans"/>
        </w:rPr>
      </w:pPr>
      <w:r>
        <w:rPr>
          <w:rFonts w:hint="eastAsia"/>
          <w:lang w:val="en-US" w:eastAsia="zh-Hans"/>
        </w:rPr>
        <w:t>◆支持基于查询结果的全部终端档案数统计、有轨迹终端档案数统计、无轨迹终端档案数统计。</w:t>
      </w:r>
    </w:p>
    <w:p>
      <w:pPr>
        <w:pStyle w:val="2"/>
        <w:ind w:left="0" w:leftChars="0" w:firstLine="0" w:firstLineChars="0"/>
        <w:rPr>
          <w:rFonts w:hint="eastAsia"/>
          <w:lang w:val="en-US" w:eastAsia="zh-Hans"/>
        </w:rPr>
      </w:pPr>
      <w:r>
        <w:rPr>
          <w:rFonts w:hint="eastAsia"/>
          <w:lang w:val="en-US" w:eastAsia="zh-Hans"/>
        </w:rPr>
        <w:t>【结果列表】</w:t>
      </w:r>
    </w:p>
    <w:p>
      <w:pPr>
        <w:pStyle w:val="2"/>
        <w:ind w:left="0" w:leftChars="0" w:firstLine="0" w:firstLineChars="0"/>
        <w:rPr>
          <w:rFonts w:hint="eastAsia"/>
          <w:lang w:val="en-US" w:eastAsia="zh-Hans"/>
        </w:rPr>
      </w:pPr>
      <w:r>
        <w:rPr>
          <w:rFonts w:hint="eastAsia"/>
          <w:lang w:val="en-US" w:eastAsia="zh-Hans"/>
        </w:rPr>
        <w:t>◆档案结果列表中，终端档案展示：</w:t>
      </w:r>
      <w:r>
        <w:rPr>
          <w:rFonts w:hint="default"/>
          <w:lang w:eastAsia="zh-Hans"/>
        </w:rPr>
        <w:t>IMEI</w:t>
      </w:r>
      <w:r>
        <w:rPr>
          <w:rFonts w:hint="eastAsia"/>
          <w:lang w:eastAsia="zh-Hans"/>
        </w:rPr>
        <w:t>、</w:t>
      </w:r>
      <w:r>
        <w:rPr>
          <w:rFonts w:hint="default"/>
          <w:lang w:eastAsia="zh-Hans"/>
        </w:rPr>
        <w:t>MAC</w:t>
      </w:r>
      <w:r>
        <w:rPr>
          <w:rFonts w:hint="eastAsia"/>
          <w:lang w:eastAsia="zh-Hans"/>
        </w:rPr>
        <w:t>、</w:t>
      </w:r>
      <w:r>
        <w:rPr>
          <w:rFonts w:hint="eastAsia"/>
          <w:lang w:val="en-US" w:eastAsia="zh-Hans"/>
        </w:rPr>
        <w:t>设备操作系统、设备品牌、设备型号、终端专题库（支持多个）、终端标签（支持多个）、终端轨迹数。</w:t>
      </w:r>
    </w:p>
    <w:p>
      <w:pPr>
        <w:pStyle w:val="2"/>
        <w:ind w:left="0" w:leftChars="0" w:firstLine="0" w:firstLineChars="0"/>
        <w:rPr>
          <w:rFonts w:hint="eastAsia"/>
          <w:lang w:val="en-US" w:eastAsia="zh-Hans"/>
        </w:rPr>
      </w:pPr>
      <w:r>
        <w:rPr>
          <w:rFonts w:hint="eastAsia"/>
          <w:lang w:val="en-US" w:eastAsia="zh-Hans"/>
        </w:rPr>
        <w:t>◆支持基于查询结果列表的按轨迹数排序。</w:t>
      </w:r>
    </w:p>
    <w:p>
      <w:pPr>
        <w:pStyle w:val="2"/>
        <w:ind w:left="0" w:leftChars="0" w:firstLine="0" w:firstLineChars="0"/>
        <w:rPr>
          <w:rFonts w:hint="eastAsia"/>
          <w:lang w:val="en-US" w:eastAsia="zh-Hans"/>
        </w:rPr>
      </w:pPr>
      <w:r>
        <w:rPr>
          <w:rFonts w:hint="eastAsia"/>
          <w:lang w:val="en-US" w:eastAsia="zh-Hans"/>
        </w:rPr>
        <w:t>◆支持对已选择终端发起布控任务，选择布控库并填写布控信息后，发起布控。（详见视频云布控功能）</w:t>
      </w:r>
    </w:p>
    <w:p>
      <w:pPr>
        <w:pStyle w:val="2"/>
        <w:ind w:left="0" w:leftChars="0" w:firstLine="0" w:firstLineChars="0"/>
        <w:rPr>
          <w:rFonts w:hint="eastAsia"/>
          <w:lang w:val="en-US" w:eastAsia="zh-Hans"/>
        </w:rPr>
      </w:pPr>
      <w:r>
        <w:rPr>
          <w:rFonts w:hint="eastAsia"/>
          <w:lang w:val="en-US" w:eastAsia="zh-Hans"/>
        </w:rPr>
        <w:t>◆支持基于查询结果列表中，对已选择状态的档案导出成</w:t>
      </w:r>
      <w:r>
        <w:rPr>
          <w:rFonts w:hint="default"/>
          <w:lang w:eastAsia="zh-Hans"/>
        </w:rPr>
        <w:t>xlsx</w:t>
      </w:r>
      <w:r>
        <w:rPr>
          <w:rFonts w:hint="eastAsia"/>
          <w:lang w:val="en-US" w:eastAsia="zh-Hans"/>
        </w:rPr>
        <w:t>，具体导出格式如下：</w:t>
      </w:r>
    </w:p>
    <w:tbl>
      <w:tblPr>
        <w:tblStyle w:val="37"/>
        <w:tblW w:w="42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65"/>
        <w:gridCol w:w="1245"/>
        <w:gridCol w:w="2250"/>
      </w:tblGrid>
      <w:tr>
        <w:trPr>
          <w:trHeight w:val="285" w:hRule="atLeast"/>
        </w:trPr>
        <w:tc>
          <w:tcPr>
            <w:tcW w:w="2775"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终端</w:t>
            </w: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序号</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i w:val="0"/>
                <w:color w:val="000000"/>
                <w:sz w:val="16"/>
                <w:szCs w:val="16"/>
                <w:u w:val="none"/>
              </w:rPr>
            </w:pPr>
            <w:r>
              <w:rPr>
                <w:rFonts w:hint="eastAsia" w:ascii="宋体" w:hAnsi="宋体" w:eastAsia="宋体" w:cs="宋体"/>
                <w:b/>
                <w:i w:val="0"/>
                <w:color w:val="000000"/>
                <w:kern w:val="0"/>
                <w:sz w:val="16"/>
                <w:szCs w:val="16"/>
                <w:u w:val="none"/>
                <w:lang w:val="en-US" w:eastAsia="zh-CN" w:bidi="ar"/>
              </w:rPr>
              <w:t>字段名</w:t>
            </w:r>
          </w:p>
        </w:tc>
        <w:tc>
          <w:tcPr>
            <w:tcW w:w="225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备注</w:t>
            </w: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i w:val="0"/>
                <w:color w:val="000000"/>
                <w:sz w:val="16"/>
                <w:szCs w:val="16"/>
                <w:u w:val="none"/>
              </w:rPr>
            </w:pPr>
            <w:r>
              <w:rPr>
                <w:rFonts w:hint="eastAsia" w:ascii="宋体" w:hAnsi="宋体" w:eastAsia="宋体" w:cs="宋体"/>
                <w:b/>
                <w:i w:val="0"/>
                <w:color w:val="000000"/>
                <w:kern w:val="0"/>
                <w:sz w:val="16"/>
                <w:szCs w:val="16"/>
                <w:u w:val="none"/>
                <w:lang w:val="en-US" w:eastAsia="zh-CN" w:bidi="ar"/>
              </w:rPr>
              <w:t>序号</w:t>
            </w:r>
          </w:p>
        </w:tc>
        <w:tc>
          <w:tcPr>
            <w:tcW w:w="2250"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宋体" w:hAnsi="宋体" w:eastAsia="宋体" w:cs="宋体"/>
                <w:i w:val="0"/>
                <w:color w:val="000000"/>
                <w:sz w:val="16"/>
                <w:szCs w:val="16"/>
                <w:u w:val="none"/>
              </w:rPr>
            </w:pP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2</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IMEI</w:t>
            </w:r>
          </w:p>
        </w:tc>
        <w:tc>
          <w:tcPr>
            <w:tcW w:w="225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3</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MAC</w:t>
            </w:r>
          </w:p>
        </w:tc>
        <w:tc>
          <w:tcPr>
            <w:tcW w:w="225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4</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设备操作系统</w:t>
            </w:r>
          </w:p>
        </w:tc>
        <w:tc>
          <w:tcPr>
            <w:tcW w:w="22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IMEI解析</w:t>
            </w: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5</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设备品牌</w:t>
            </w:r>
          </w:p>
        </w:tc>
        <w:tc>
          <w:tcPr>
            <w:tcW w:w="22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IMEI解析</w:t>
            </w: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6</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设备型号</w:t>
            </w:r>
          </w:p>
        </w:tc>
        <w:tc>
          <w:tcPr>
            <w:tcW w:w="22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IMEI解析</w:t>
            </w: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7</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终端专题库</w:t>
            </w:r>
          </w:p>
        </w:tc>
        <w:tc>
          <w:tcPr>
            <w:tcW w:w="22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支持多个，仅导出二级库</w:t>
            </w: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8</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终端标签</w:t>
            </w:r>
          </w:p>
        </w:tc>
        <w:tc>
          <w:tcPr>
            <w:tcW w:w="22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支持多个</w:t>
            </w: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9</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终端轨迹数</w:t>
            </w:r>
          </w:p>
        </w:tc>
        <w:tc>
          <w:tcPr>
            <w:tcW w:w="225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16"/>
                <w:szCs w:val="16"/>
                <w:u w:val="none"/>
              </w:rPr>
            </w:pPr>
          </w:p>
        </w:tc>
      </w:tr>
    </w:tbl>
    <w:p/>
    <w:p>
      <w:pPr>
        <w:pStyle w:val="8"/>
        <w:numPr>
          <w:ilvl w:val="-1"/>
          <w:numId w:val="0"/>
        </w:numPr>
        <w:ind w:left="0" w:firstLine="0"/>
        <w:outlineLvl w:val="4"/>
      </w:pPr>
      <w:r>
        <w:t>5.2.1.3.2</w:t>
      </w:r>
      <w:r>
        <w:rPr>
          <w:rFonts w:hint="eastAsia"/>
          <w:lang w:val="en-US" w:eastAsia="zh-Hans"/>
        </w:rPr>
        <w:t>功能流程</w:t>
      </w:r>
    </w:p>
    <w:p>
      <w:pPr>
        <w:pStyle w:val="2"/>
        <w:ind w:left="0" w:leftChars="0" w:firstLine="0" w:firstLineChars="0"/>
      </w:pPr>
      <w:r>
        <w:drawing>
          <wp:inline distT="0" distB="0" distL="114300" distR="114300">
            <wp:extent cx="2228215" cy="3219450"/>
            <wp:effectExtent l="0" t="0" r="6985" b="635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4"/>
                    <a:stretch>
                      <a:fillRect/>
                    </a:stretch>
                  </pic:blipFill>
                  <pic:spPr>
                    <a:xfrm>
                      <a:off x="0" y="0"/>
                      <a:ext cx="2228215" cy="3219450"/>
                    </a:xfrm>
                    <a:prstGeom prst="rect">
                      <a:avLst/>
                    </a:prstGeom>
                    <a:noFill/>
                    <a:ln w="9525">
                      <a:noFill/>
                    </a:ln>
                  </pic:spPr>
                </pic:pic>
              </a:graphicData>
            </a:graphic>
          </wp:inline>
        </w:drawing>
      </w:r>
    </w:p>
    <w:p>
      <w:pPr>
        <w:pStyle w:val="2"/>
        <w:ind w:left="0" w:leftChars="0" w:firstLine="0" w:firstLineChars="0"/>
        <w:rPr>
          <w:rFonts w:hint="eastAsia"/>
        </w:rPr>
      </w:pPr>
    </w:p>
    <w:p>
      <w:pPr>
        <w:pStyle w:val="7"/>
        <w:numPr>
          <w:ilvl w:val="-1"/>
          <w:numId w:val="0"/>
        </w:numPr>
        <w:ind w:left="0" w:firstLine="0"/>
        <w:outlineLvl w:val="3"/>
        <w:rPr>
          <w:rFonts w:hint="eastAsia"/>
          <w:lang w:val="en-US" w:eastAsia="zh-Hans"/>
        </w:rPr>
      </w:pPr>
      <w:bookmarkStart w:id="119" w:name="_Toc1983812313"/>
      <w:r>
        <w:t>5.2.1.4</w:t>
      </w:r>
      <w:r>
        <w:rPr>
          <w:rFonts w:hint="default"/>
          <w:lang w:eastAsia="zh-Hans"/>
        </w:rPr>
        <w:t>卡码</w:t>
      </w:r>
      <w:r>
        <w:rPr>
          <w:rFonts w:hint="eastAsia"/>
          <w:lang w:val="en-US" w:eastAsia="zh-Hans"/>
        </w:rPr>
        <w:t>档案查询</w:t>
      </w:r>
      <w:bookmarkEnd w:id="119"/>
    </w:p>
    <w:p>
      <w:pPr>
        <w:pStyle w:val="8"/>
        <w:numPr>
          <w:ilvl w:val="-1"/>
          <w:numId w:val="0"/>
        </w:numPr>
        <w:ind w:left="0" w:firstLine="0"/>
        <w:outlineLvl w:val="4"/>
      </w:pPr>
      <w:r>
        <w:t>5.2.1.4.1功能描述</w:t>
      </w:r>
    </w:p>
    <w:p>
      <w:pPr>
        <w:rPr>
          <w:rFonts w:hint="eastAsia"/>
          <w:lang w:val="en-US" w:eastAsia="zh-Hans"/>
        </w:rPr>
      </w:pPr>
      <w:r>
        <w:rPr>
          <w:rFonts w:hint="eastAsia"/>
          <w:lang w:eastAsia="zh-Hans"/>
        </w:rPr>
        <w:t>【</w:t>
      </w:r>
      <w:r>
        <w:rPr>
          <w:rFonts w:hint="eastAsia"/>
          <w:lang w:val="en-US" w:eastAsia="zh-Hans"/>
        </w:rPr>
        <w:t>搜索</w:t>
      </w:r>
      <w:r>
        <w:rPr>
          <w:rFonts w:hint="eastAsia"/>
          <w:lang w:eastAsia="zh-Hans"/>
        </w:rPr>
        <w:t>】</w:t>
      </w:r>
    </w:p>
    <w:p>
      <w:pPr>
        <w:rPr>
          <w:rFonts w:hint="eastAsia"/>
        </w:rPr>
      </w:pPr>
      <w:r>
        <w:rPr>
          <w:rFonts w:hint="eastAsia"/>
          <w:lang w:val="en-US" w:eastAsia="zh-Hans"/>
        </w:rPr>
        <w:t>标签搜档：</w:t>
      </w:r>
      <w:r>
        <w:rPr>
          <w:rFonts w:hint="eastAsia"/>
        </w:rPr>
        <w:t>支持按</w:t>
      </w:r>
      <w:r>
        <w:rPr>
          <w:rFonts w:hint="eastAsia"/>
          <w:lang w:val="en-US" w:eastAsia="zh-Hans"/>
        </w:rPr>
        <w:t>卡码</w:t>
      </w:r>
      <w:r>
        <w:rPr>
          <w:rFonts w:hint="eastAsia"/>
        </w:rPr>
        <w:t>基础属性，行为标签属性等条件组合搜索</w:t>
      </w:r>
    </w:p>
    <w:p>
      <w:pPr>
        <w:pStyle w:val="2"/>
        <w:numPr>
          <w:ilvl w:val="0"/>
          <w:numId w:val="0"/>
        </w:numPr>
        <w:ind w:leftChars="0"/>
        <w:rPr>
          <w:rFonts w:hint="eastAsia"/>
          <w:lang w:val="en-US" w:eastAsia="zh-Hans"/>
        </w:rPr>
      </w:pPr>
      <w:r>
        <w:rPr>
          <w:rFonts w:hint="eastAsia"/>
          <w:lang w:val="en-US" w:eastAsia="zh-Hans"/>
        </w:rPr>
        <w:t>基础信息搜档：</w:t>
      </w:r>
      <w:r>
        <w:rPr>
          <w:rFonts w:hint="eastAsia"/>
        </w:rPr>
        <w:t>支持输入</w:t>
      </w:r>
      <w:r>
        <w:rPr>
          <w:rFonts w:hint="default"/>
          <w:lang w:eastAsia="zh-Hans"/>
        </w:rPr>
        <w:t>IMSI</w:t>
      </w:r>
      <w:r>
        <w:rPr>
          <w:rFonts w:hint="eastAsia"/>
          <w:lang w:val="en-US" w:eastAsia="zh-Hans"/>
        </w:rPr>
        <w:t>或手机号码，模糊</w:t>
      </w:r>
      <w:r>
        <w:rPr>
          <w:rFonts w:hint="eastAsia"/>
        </w:rPr>
        <w:t>搜索</w:t>
      </w:r>
      <w:r>
        <w:rPr>
          <w:rFonts w:hint="eastAsia"/>
          <w:lang w:val="en-US" w:eastAsia="zh-Hans"/>
        </w:rPr>
        <w:t>卡码</w:t>
      </w:r>
      <w:r>
        <w:rPr>
          <w:rFonts w:hint="eastAsia"/>
        </w:rPr>
        <w:t>档案</w:t>
      </w:r>
      <w:r>
        <w:rPr>
          <w:rFonts w:hint="eastAsia"/>
          <w:lang w:eastAsia="zh-Hans"/>
        </w:rPr>
        <w:t>。</w:t>
      </w:r>
      <w:r>
        <w:rPr>
          <w:rFonts w:hint="eastAsia"/>
          <w:lang w:val="en-US" w:eastAsia="zh-Hans"/>
        </w:rPr>
        <w:t>支持基础信息与选择卡码专题库、卡码标签、运营商类型等组合查询。输入限定条件参见</w:t>
      </w:r>
      <w:r>
        <w:rPr>
          <w:rFonts w:hint="default"/>
          <w:lang w:eastAsia="zh-Hans"/>
        </w:rPr>
        <w:t>4.3.3</w:t>
      </w:r>
      <w:r>
        <w:rPr>
          <w:rFonts w:hint="eastAsia"/>
          <w:lang w:val="en-US" w:eastAsia="zh-Hans"/>
        </w:rPr>
        <w:t>侦码建档流程</w:t>
      </w:r>
      <w:r>
        <w:rPr>
          <w:rFonts w:hint="default"/>
          <w:lang w:eastAsia="zh-Hans"/>
        </w:rPr>
        <w:t>-</w:t>
      </w:r>
      <w:r>
        <w:rPr>
          <w:rFonts w:hint="eastAsia"/>
          <w:lang w:val="en-US" w:eastAsia="zh-Hans"/>
        </w:rPr>
        <w:t>侦码入库规则校验。</w:t>
      </w:r>
    </w:p>
    <w:p>
      <w:pPr>
        <w:rPr>
          <w:rFonts w:hint="eastAsia" w:eastAsia="宋体"/>
          <w:lang w:eastAsia="zh-Hans"/>
        </w:rPr>
      </w:pPr>
      <w:r>
        <w:rPr>
          <w:rFonts w:hint="eastAsia"/>
          <w:lang w:eastAsia="zh-Hans"/>
        </w:rPr>
        <w:t>【</w:t>
      </w:r>
      <w:r>
        <w:rPr>
          <w:rFonts w:hint="eastAsia"/>
          <w:lang w:val="en-US" w:eastAsia="zh-Hans"/>
        </w:rPr>
        <w:t>统计</w:t>
      </w:r>
      <w:r>
        <w:rPr>
          <w:rFonts w:hint="eastAsia"/>
          <w:lang w:eastAsia="zh-Hans"/>
        </w:rPr>
        <w:t>】</w:t>
      </w:r>
    </w:p>
    <w:p>
      <w:pPr>
        <w:pStyle w:val="2"/>
        <w:ind w:left="0" w:leftChars="0" w:firstLine="0" w:firstLineChars="0"/>
        <w:rPr>
          <w:rFonts w:hint="eastAsia"/>
          <w:lang w:val="en-US" w:eastAsia="zh-Hans"/>
        </w:rPr>
      </w:pPr>
      <w:r>
        <w:rPr>
          <w:rFonts w:hint="eastAsia"/>
          <w:lang w:val="en-US" w:eastAsia="zh-Hans"/>
        </w:rPr>
        <w:t>◆支持基于查询结果的全部卡码档案数统计、有轨迹卡码档案数统计、无轨迹卡码档案数统计。</w:t>
      </w:r>
    </w:p>
    <w:p>
      <w:pPr>
        <w:pStyle w:val="2"/>
        <w:ind w:left="0" w:leftChars="0" w:firstLine="0" w:firstLineChars="0"/>
        <w:rPr>
          <w:rFonts w:hint="eastAsia"/>
          <w:lang w:val="en-US" w:eastAsia="zh-Hans"/>
        </w:rPr>
      </w:pPr>
      <w:r>
        <w:rPr>
          <w:rFonts w:hint="eastAsia"/>
          <w:lang w:val="en-US" w:eastAsia="zh-Hans"/>
        </w:rPr>
        <w:t>【结果列表】</w:t>
      </w:r>
    </w:p>
    <w:p>
      <w:pPr>
        <w:pStyle w:val="2"/>
        <w:ind w:left="0" w:leftChars="0" w:firstLine="0" w:firstLineChars="0"/>
        <w:rPr>
          <w:rFonts w:hint="eastAsia"/>
          <w:lang w:val="en-US" w:eastAsia="zh-Hans"/>
        </w:rPr>
      </w:pPr>
      <w:r>
        <w:rPr>
          <w:rFonts w:hint="eastAsia"/>
          <w:lang w:val="en-US" w:eastAsia="zh-Hans"/>
        </w:rPr>
        <w:t>◆档案结果列表中，卡码档案展示：</w:t>
      </w:r>
      <w:r>
        <w:rPr>
          <w:rFonts w:hint="default"/>
          <w:lang w:eastAsia="zh-Hans"/>
        </w:rPr>
        <w:t>IMSI</w:t>
      </w:r>
      <w:r>
        <w:rPr>
          <w:rFonts w:hint="eastAsia"/>
          <w:lang w:eastAsia="zh-Hans"/>
        </w:rPr>
        <w:t>、</w:t>
      </w:r>
      <w:r>
        <w:rPr>
          <w:rFonts w:hint="eastAsia"/>
          <w:lang w:val="en-US" w:eastAsia="zh-Hans"/>
        </w:rPr>
        <w:t>手机号</w:t>
      </w:r>
      <w:r>
        <w:rPr>
          <w:rFonts w:hint="eastAsia"/>
          <w:lang w:eastAsia="zh-Hans"/>
        </w:rPr>
        <w:t>、</w:t>
      </w:r>
      <w:r>
        <w:rPr>
          <w:rFonts w:hint="eastAsia"/>
          <w:lang w:val="en-US" w:eastAsia="zh-Hans"/>
        </w:rPr>
        <w:t>运营商、卡码专题库（支持多个）、卡码标签（支持多个）、卡码轨迹数。</w:t>
      </w:r>
    </w:p>
    <w:p>
      <w:pPr>
        <w:pStyle w:val="2"/>
        <w:ind w:left="0" w:leftChars="0" w:firstLine="0" w:firstLineChars="0"/>
        <w:rPr>
          <w:rFonts w:hint="eastAsia"/>
          <w:lang w:val="en-US" w:eastAsia="zh-Hans"/>
        </w:rPr>
      </w:pPr>
      <w:r>
        <w:rPr>
          <w:rFonts w:hint="eastAsia"/>
          <w:lang w:val="en-US" w:eastAsia="zh-Hans"/>
        </w:rPr>
        <w:t>◆支持基于查询结果列表的按轨迹数排序。</w:t>
      </w:r>
    </w:p>
    <w:p>
      <w:pPr>
        <w:pStyle w:val="2"/>
        <w:ind w:left="0" w:leftChars="0" w:firstLine="0" w:firstLineChars="0"/>
        <w:rPr>
          <w:rFonts w:hint="eastAsia"/>
          <w:lang w:val="en-US" w:eastAsia="zh-Hans"/>
        </w:rPr>
      </w:pPr>
      <w:r>
        <w:rPr>
          <w:rFonts w:hint="eastAsia"/>
          <w:lang w:val="en-US" w:eastAsia="zh-Hans"/>
        </w:rPr>
        <w:t>◆支持对已选择卡码发起布控任务，选择布控库并填写布控信息后，发起布控。（详见视频云布控功能）</w:t>
      </w:r>
    </w:p>
    <w:p>
      <w:pPr>
        <w:pStyle w:val="2"/>
        <w:ind w:left="0" w:leftChars="0" w:firstLine="0" w:firstLineChars="0"/>
        <w:rPr>
          <w:rFonts w:hint="eastAsia"/>
          <w:lang w:val="en-US" w:eastAsia="zh-Hans"/>
        </w:rPr>
      </w:pPr>
      <w:r>
        <w:rPr>
          <w:rFonts w:hint="eastAsia"/>
          <w:lang w:val="en-US" w:eastAsia="zh-Hans"/>
        </w:rPr>
        <w:t>◆支持基于查询结果列表中，对已选择状态的档案导出成</w:t>
      </w:r>
      <w:r>
        <w:rPr>
          <w:rFonts w:hint="default"/>
          <w:lang w:eastAsia="zh-Hans"/>
        </w:rPr>
        <w:t>xlsx</w:t>
      </w:r>
      <w:r>
        <w:rPr>
          <w:rFonts w:hint="eastAsia"/>
          <w:lang w:val="en-US" w:eastAsia="zh-Hans"/>
        </w:rPr>
        <w:t>，具体导出格式如下：</w:t>
      </w:r>
    </w:p>
    <w:tbl>
      <w:tblPr>
        <w:tblStyle w:val="37"/>
        <w:tblW w:w="546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65"/>
        <w:gridCol w:w="1660"/>
        <w:gridCol w:w="3041"/>
      </w:tblGrid>
      <w:tr>
        <w:trPr>
          <w:trHeight w:val="285" w:hRule="atLeast"/>
        </w:trPr>
        <w:tc>
          <w:tcPr>
            <w:tcW w:w="5466"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卡码</w:t>
            </w: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序号</w:t>
            </w:r>
          </w:p>
        </w:tc>
        <w:tc>
          <w:tcPr>
            <w:tcW w:w="1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字段名</w:t>
            </w:r>
          </w:p>
        </w:tc>
        <w:tc>
          <w:tcPr>
            <w:tcW w:w="304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备注</w:t>
            </w: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w:t>
            </w:r>
          </w:p>
        </w:tc>
        <w:tc>
          <w:tcPr>
            <w:tcW w:w="166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b/>
                <w:i w:val="0"/>
                <w:color w:val="000000"/>
                <w:sz w:val="22"/>
                <w:szCs w:val="22"/>
                <w:u w:val="none"/>
                <w:lang w:val="en-US" w:eastAsia="zh-Hans"/>
              </w:rPr>
            </w:pPr>
            <w:r>
              <w:rPr>
                <w:rFonts w:hint="eastAsia" w:ascii="宋体" w:hAnsi="宋体" w:eastAsia="宋体" w:cs="宋体"/>
                <w:b/>
                <w:i w:val="0"/>
                <w:color w:val="000000"/>
                <w:sz w:val="22"/>
                <w:szCs w:val="22"/>
                <w:u w:val="none"/>
                <w:lang w:val="en-US" w:eastAsia="zh-Hans"/>
              </w:rPr>
              <w:t>序号</w:t>
            </w:r>
          </w:p>
        </w:tc>
        <w:tc>
          <w:tcPr>
            <w:tcW w:w="3041"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宋体" w:hAnsi="宋体" w:eastAsia="宋体" w:cs="宋体"/>
                <w:i w:val="0"/>
                <w:color w:val="000000"/>
                <w:sz w:val="22"/>
                <w:szCs w:val="22"/>
                <w:u w:val="none"/>
              </w:rPr>
            </w:pP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w:t>
            </w:r>
          </w:p>
        </w:tc>
        <w:tc>
          <w:tcPr>
            <w:tcW w:w="1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手机号</w:t>
            </w:r>
          </w:p>
        </w:tc>
        <w:tc>
          <w:tcPr>
            <w:tcW w:w="3041"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唯一</w:t>
            </w: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3</w:t>
            </w:r>
          </w:p>
        </w:tc>
        <w:tc>
          <w:tcPr>
            <w:tcW w:w="1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IMSI</w:t>
            </w:r>
          </w:p>
        </w:tc>
        <w:tc>
          <w:tcPr>
            <w:tcW w:w="304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4"/>
                <w:szCs w:val="24"/>
                <w:u w:val="none"/>
              </w:rPr>
            </w:pP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4</w:t>
            </w:r>
          </w:p>
        </w:tc>
        <w:tc>
          <w:tcPr>
            <w:tcW w:w="1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运营商</w:t>
            </w:r>
          </w:p>
        </w:tc>
        <w:tc>
          <w:tcPr>
            <w:tcW w:w="30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解析生成</w:t>
            </w: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w:t>
            </w:r>
          </w:p>
        </w:tc>
        <w:tc>
          <w:tcPr>
            <w:tcW w:w="1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终端专题库</w:t>
            </w:r>
          </w:p>
        </w:tc>
        <w:tc>
          <w:tcPr>
            <w:tcW w:w="30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支持多个，仅导出二级库</w:t>
            </w: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6</w:t>
            </w:r>
          </w:p>
        </w:tc>
        <w:tc>
          <w:tcPr>
            <w:tcW w:w="1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终端标签</w:t>
            </w:r>
          </w:p>
        </w:tc>
        <w:tc>
          <w:tcPr>
            <w:tcW w:w="30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支持多个</w:t>
            </w:r>
          </w:p>
        </w:tc>
      </w:tr>
      <w:tr>
        <w:trPr>
          <w:trHeight w:val="285" w:hRule="atLeast"/>
        </w:trPr>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7</w:t>
            </w:r>
          </w:p>
        </w:tc>
        <w:tc>
          <w:tcPr>
            <w:tcW w:w="1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终端轨迹数</w:t>
            </w:r>
          </w:p>
        </w:tc>
        <w:tc>
          <w:tcPr>
            <w:tcW w:w="3041"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4"/>
                <w:szCs w:val="24"/>
                <w:u w:val="none"/>
              </w:rPr>
            </w:pPr>
          </w:p>
        </w:tc>
      </w:tr>
    </w:tbl>
    <w:p>
      <w:pPr>
        <w:pStyle w:val="2"/>
        <w:numPr>
          <w:ilvl w:val="0"/>
          <w:numId w:val="0"/>
        </w:numPr>
        <w:ind w:leftChars="0"/>
        <w:rPr>
          <w:rFonts w:hint="eastAsia"/>
          <w:lang w:val="en-US" w:eastAsia="zh-Hans"/>
        </w:rPr>
      </w:pPr>
    </w:p>
    <w:p/>
    <w:p>
      <w:pPr>
        <w:pStyle w:val="8"/>
        <w:numPr>
          <w:ilvl w:val="-1"/>
          <w:numId w:val="0"/>
        </w:numPr>
        <w:ind w:left="0" w:firstLine="0"/>
        <w:outlineLvl w:val="4"/>
      </w:pPr>
      <w:r>
        <w:t>5.2.1.4.2</w:t>
      </w:r>
      <w:r>
        <w:rPr>
          <w:rFonts w:hint="eastAsia"/>
          <w:lang w:val="en-US" w:eastAsia="zh-Hans"/>
        </w:rPr>
        <w:t>功能流程</w:t>
      </w:r>
    </w:p>
    <w:p>
      <w:pPr>
        <w:pStyle w:val="2"/>
        <w:ind w:left="0" w:leftChars="0" w:firstLine="0" w:firstLineChars="0"/>
        <w:rPr>
          <w:rFonts w:hint="eastAsia"/>
        </w:rPr>
      </w:pPr>
      <w:r>
        <w:drawing>
          <wp:inline distT="0" distB="0" distL="114300" distR="114300">
            <wp:extent cx="1875155" cy="2919730"/>
            <wp:effectExtent l="0" t="0" r="4445" b="127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5"/>
                    <a:stretch>
                      <a:fillRect/>
                    </a:stretch>
                  </pic:blipFill>
                  <pic:spPr>
                    <a:xfrm>
                      <a:off x="0" y="0"/>
                      <a:ext cx="1875155" cy="2919730"/>
                    </a:xfrm>
                    <a:prstGeom prst="rect">
                      <a:avLst/>
                    </a:prstGeom>
                    <a:noFill/>
                    <a:ln w="9525">
                      <a:noFill/>
                    </a:ln>
                  </pic:spPr>
                </pic:pic>
              </a:graphicData>
            </a:graphic>
          </wp:inline>
        </w:drawing>
      </w:r>
    </w:p>
    <w:p>
      <w:pPr>
        <w:pStyle w:val="6"/>
        <w:numPr>
          <w:ilvl w:val="2"/>
          <w:numId w:val="0"/>
        </w:numPr>
      </w:pPr>
      <w:bookmarkStart w:id="120" w:name="_Toc1984541704"/>
      <w:bookmarkStart w:id="121" w:name="_Toc1438582391"/>
      <w:bookmarkStart w:id="122" w:name="_Toc102441269"/>
      <w:r>
        <w:t>5.2.2</w:t>
      </w:r>
      <w:r>
        <w:rPr>
          <w:rFonts w:hint="eastAsia"/>
          <w:lang w:val="en-US" w:eastAsia="zh-Hans"/>
        </w:rPr>
        <w:t>档案详情</w:t>
      </w:r>
      <w:bookmarkEnd w:id="120"/>
      <w:bookmarkEnd w:id="121"/>
    </w:p>
    <w:p>
      <w:pPr>
        <w:pStyle w:val="7"/>
        <w:numPr>
          <w:ilvl w:val="-1"/>
          <w:numId w:val="0"/>
        </w:numPr>
        <w:ind w:left="0" w:firstLine="0"/>
        <w:outlineLvl w:val="3"/>
        <w:rPr>
          <w:rFonts w:hint="eastAsia"/>
          <w:lang w:val="en-US" w:eastAsia="zh-Hans"/>
        </w:rPr>
      </w:pPr>
      <w:r>
        <w:t>5.2.2.1</w:t>
      </w:r>
      <w:r>
        <w:rPr>
          <w:rFonts w:hint="eastAsia"/>
          <w:lang w:val="en-US" w:eastAsia="zh-Hans"/>
        </w:rPr>
        <w:t>人员档案详情</w:t>
      </w:r>
      <w:bookmarkEnd w:id="122"/>
    </w:p>
    <w:p>
      <w:pPr>
        <w:pStyle w:val="8"/>
        <w:numPr>
          <w:ilvl w:val="-1"/>
          <w:numId w:val="0"/>
        </w:numPr>
        <w:ind w:left="0" w:firstLine="0"/>
        <w:outlineLvl w:val="4"/>
        <w:rPr>
          <w:rFonts w:hint="eastAsia"/>
          <w:lang w:val="en-US" w:eastAsia="zh-Hans"/>
        </w:rPr>
      </w:pPr>
      <w:r>
        <w:t>5.2.2.1.1功能描述</w:t>
      </w:r>
    </w:p>
    <w:p>
      <w:pPr>
        <w:pStyle w:val="2"/>
        <w:widowControl w:val="0"/>
        <w:numPr>
          <w:ilvl w:val="-1"/>
          <w:numId w:val="0"/>
        </w:numPr>
        <w:spacing w:after="120" w:line="360" w:lineRule="auto"/>
        <w:ind w:left="0" w:leftChars="0" w:firstLine="0" w:firstLineChars="0"/>
        <w:jc w:val="both"/>
        <w:rPr>
          <w:rFonts w:hint="eastAsia"/>
          <w:b w:val="0"/>
          <w:bCs w:val="0"/>
          <w:lang w:eastAsia="zh-Hans"/>
        </w:rPr>
      </w:pPr>
      <w:r>
        <w:rPr>
          <w:rFonts w:hint="eastAsia"/>
          <w:b w:val="0"/>
          <w:bCs w:val="0"/>
          <w:lang w:val="en-US" w:eastAsia="zh-Hans"/>
        </w:rPr>
        <w:t>用于展示单个人员档案详细数据</w:t>
      </w:r>
      <w:r>
        <w:rPr>
          <w:rFonts w:hint="default"/>
          <w:b w:val="0"/>
          <w:bCs w:val="0"/>
          <w:lang w:eastAsia="zh-Hans"/>
        </w:rPr>
        <w:t>。</w:t>
      </w:r>
      <w:r>
        <w:rPr>
          <w:rFonts w:hint="eastAsia"/>
          <w:b w:val="0"/>
          <w:bCs w:val="0"/>
          <w:lang w:val="en-US" w:eastAsia="zh-Hans"/>
        </w:rPr>
        <w:t>主要包括</w:t>
      </w:r>
      <w:r>
        <w:rPr>
          <w:rFonts w:hint="default"/>
          <w:b w:val="0"/>
          <w:bCs w:val="0"/>
          <w:lang w:eastAsia="zh-Hans"/>
        </w:rPr>
        <w:t>：</w:t>
      </w:r>
      <w:r>
        <w:rPr>
          <w:rFonts w:hint="eastAsia"/>
          <w:b w:val="0"/>
          <w:bCs w:val="0"/>
          <w:lang w:eastAsia="zh-Hans"/>
        </w:rPr>
        <w:t>【</w:t>
      </w:r>
      <w:r>
        <w:rPr>
          <w:rFonts w:hint="eastAsia"/>
          <w:b w:val="0"/>
          <w:bCs w:val="0"/>
          <w:lang w:val="en-US" w:eastAsia="zh-Hans"/>
        </w:rPr>
        <w:t>通用信息】、</w:t>
      </w:r>
      <w:r>
        <w:rPr>
          <w:rFonts w:hint="default"/>
          <w:b w:val="0"/>
          <w:bCs w:val="0"/>
          <w:lang w:eastAsia="zh-Hans"/>
        </w:rPr>
        <w:t>【</w:t>
      </w:r>
      <w:r>
        <w:rPr>
          <w:rFonts w:hint="eastAsia"/>
          <w:b w:val="0"/>
          <w:bCs w:val="0"/>
          <w:lang w:val="en-US" w:eastAsia="zh-Hans"/>
        </w:rPr>
        <w:t>基础信息</w:t>
      </w:r>
      <w:r>
        <w:rPr>
          <w:rFonts w:hint="default"/>
          <w:b w:val="0"/>
          <w:bCs w:val="0"/>
          <w:lang w:eastAsia="zh-Hans"/>
        </w:rPr>
        <w:t>】</w:t>
      </w:r>
      <w:r>
        <w:rPr>
          <w:rFonts w:hint="eastAsia"/>
          <w:b w:val="0"/>
          <w:bCs w:val="0"/>
          <w:lang w:eastAsia="zh-Hans"/>
        </w:rPr>
        <w:t>、【</w:t>
      </w:r>
      <w:r>
        <w:rPr>
          <w:rFonts w:hint="eastAsia"/>
          <w:b w:val="0"/>
          <w:bCs w:val="0"/>
          <w:lang w:val="en-US" w:eastAsia="zh-Hans"/>
        </w:rPr>
        <w:t>关联信息</w:t>
      </w:r>
      <w:r>
        <w:rPr>
          <w:rFonts w:hint="eastAsia"/>
          <w:b w:val="0"/>
          <w:bCs w:val="0"/>
          <w:lang w:eastAsia="zh-Hans"/>
        </w:rPr>
        <w:t>】、</w:t>
      </w:r>
      <w:r>
        <w:rPr>
          <w:rFonts w:hint="default"/>
          <w:b w:val="0"/>
          <w:bCs w:val="0"/>
          <w:lang w:eastAsia="zh-Hans"/>
        </w:rPr>
        <w:t>【</w:t>
      </w:r>
      <w:r>
        <w:rPr>
          <w:rFonts w:hint="eastAsia"/>
          <w:b w:val="0"/>
          <w:bCs w:val="0"/>
          <w:lang w:val="en-US" w:eastAsia="zh-Hans"/>
        </w:rPr>
        <w:t>轨迹信息</w:t>
      </w:r>
      <w:r>
        <w:rPr>
          <w:rFonts w:hint="default"/>
          <w:b w:val="0"/>
          <w:bCs w:val="0"/>
          <w:lang w:eastAsia="zh-Hans"/>
        </w:rPr>
        <w:t>】</w:t>
      </w:r>
      <w:r>
        <w:rPr>
          <w:rFonts w:hint="eastAsia"/>
          <w:b w:val="0"/>
          <w:bCs w:val="0"/>
          <w:lang w:eastAsia="zh-Hans"/>
        </w:rPr>
        <w:t>、</w:t>
      </w:r>
      <w:r>
        <w:rPr>
          <w:rFonts w:hint="default"/>
          <w:b w:val="0"/>
          <w:bCs w:val="0"/>
          <w:lang w:eastAsia="zh-Hans"/>
        </w:rPr>
        <w:t>【</w:t>
      </w:r>
      <w:r>
        <w:rPr>
          <w:rFonts w:hint="eastAsia"/>
          <w:b w:val="0"/>
          <w:bCs w:val="0"/>
          <w:lang w:val="en-US" w:eastAsia="zh-Hans"/>
        </w:rPr>
        <w:t>关系图谱</w:t>
      </w:r>
      <w:r>
        <w:rPr>
          <w:rFonts w:hint="default"/>
          <w:b w:val="0"/>
          <w:bCs w:val="0"/>
          <w:lang w:eastAsia="zh-Hans"/>
        </w:rPr>
        <w:t>】</w:t>
      </w:r>
      <w:r>
        <w:rPr>
          <w:rFonts w:hint="eastAsia"/>
          <w:b w:val="0"/>
          <w:bCs w:val="0"/>
          <w:lang w:eastAsia="zh-Hans"/>
        </w:rPr>
        <w:t>、</w:t>
      </w:r>
      <w:r>
        <w:rPr>
          <w:rFonts w:hint="default"/>
          <w:b w:val="0"/>
          <w:bCs w:val="0"/>
          <w:lang w:eastAsia="zh-Hans"/>
        </w:rPr>
        <w:t>【</w:t>
      </w:r>
      <w:r>
        <w:rPr>
          <w:rFonts w:hint="eastAsia"/>
          <w:b w:val="0"/>
          <w:bCs w:val="0"/>
          <w:lang w:val="en-US" w:eastAsia="zh-Hans"/>
        </w:rPr>
        <w:t>标签规律</w:t>
      </w:r>
      <w:r>
        <w:rPr>
          <w:rFonts w:hint="default"/>
          <w:b w:val="0"/>
          <w:bCs w:val="0"/>
          <w:lang w:eastAsia="zh-Hans"/>
        </w:rPr>
        <w:t>】</w:t>
      </w:r>
      <w:r>
        <w:rPr>
          <w:rFonts w:hint="eastAsia"/>
          <w:b w:val="0"/>
          <w:bCs w:val="0"/>
          <w:lang w:eastAsia="zh-Hans"/>
        </w:rPr>
        <w:t>。</w:t>
      </w:r>
    </w:p>
    <w:p>
      <w:pPr>
        <w:pStyle w:val="2"/>
        <w:widowControl w:val="0"/>
        <w:numPr>
          <w:ilvl w:val="-1"/>
          <w:numId w:val="0"/>
        </w:numPr>
        <w:spacing w:after="120" w:line="360" w:lineRule="auto"/>
        <w:ind w:left="0" w:leftChars="0" w:firstLine="0" w:firstLineChars="0"/>
        <w:jc w:val="both"/>
        <w:rPr>
          <w:rFonts w:hint="default"/>
          <w:b/>
          <w:bCs/>
          <w:lang w:eastAsia="zh-Hans"/>
        </w:rPr>
      </w:pPr>
      <w:r>
        <w:rPr>
          <w:rFonts w:hint="default"/>
          <w:b/>
          <w:bCs/>
          <w:lang w:eastAsia="zh-Hans"/>
        </w:rPr>
        <w:t>【</w:t>
      </w:r>
      <w:r>
        <w:rPr>
          <w:rFonts w:hint="eastAsia"/>
          <w:b/>
          <w:bCs/>
          <w:lang w:val="en-US" w:eastAsia="zh-Hans"/>
        </w:rPr>
        <w:t>通用信息</w:t>
      </w:r>
      <w:r>
        <w:rPr>
          <w:rFonts w:hint="default"/>
          <w:b/>
          <w:bCs/>
          <w:lang w:eastAsia="zh-Hans"/>
        </w:rPr>
        <w:t>】</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val="0"/>
          <w:bCs w:val="0"/>
          <w:lang w:val="en-US" w:eastAsia="zh-Hans"/>
        </w:rPr>
        <w:t>通用信息是动态档案的通用描述，旨在展示实体最常用的信息。</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bCs/>
          <w:lang w:val="en-US" w:eastAsia="zh-Hans"/>
        </w:rPr>
        <w:t>◆</w:t>
      </w:r>
      <w:r>
        <w:rPr>
          <w:rFonts w:hint="eastAsia"/>
          <w:b w:val="0"/>
          <w:bCs w:val="0"/>
          <w:lang w:val="en-US" w:eastAsia="zh-Hans"/>
        </w:rPr>
        <w:t>通用信息需展示：人员封面照片、证件类型、证件号码、人员专题库（支持多个）、人员标签（支持多个）、人员轨迹数量、首次出现时间、首次出现地点（可基于地图展示定位）、最近出现时间、最近出现地点（可基于地图展示定位）。</w:t>
      </w:r>
    </w:p>
    <w:p>
      <w:pPr>
        <w:pStyle w:val="2"/>
        <w:widowControl w:val="0"/>
        <w:numPr>
          <w:ilvl w:val="-1"/>
          <w:numId w:val="0"/>
        </w:numPr>
        <w:spacing w:after="120" w:line="360" w:lineRule="auto"/>
        <w:ind w:left="0" w:leftChars="0" w:firstLine="0" w:firstLineChars="0"/>
        <w:jc w:val="both"/>
        <w:rPr>
          <w:rFonts w:hint="eastAsia"/>
          <w:b/>
          <w:bCs/>
          <w:lang w:val="en-US" w:eastAsia="zh-Hans"/>
        </w:rPr>
      </w:pPr>
    </w:p>
    <w:p>
      <w:pPr>
        <w:pStyle w:val="2"/>
        <w:widowControl w:val="0"/>
        <w:numPr>
          <w:ilvl w:val="-1"/>
          <w:numId w:val="0"/>
        </w:numPr>
        <w:spacing w:after="120" w:line="360" w:lineRule="auto"/>
        <w:ind w:left="0" w:leftChars="0" w:firstLine="0" w:firstLineChars="0"/>
        <w:jc w:val="both"/>
        <w:rPr>
          <w:rFonts w:hint="eastAsia"/>
          <w:b/>
          <w:bCs/>
          <w:lang w:val="en-US" w:eastAsia="zh-Hans"/>
        </w:rPr>
      </w:pPr>
      <w:r>
        <w:rPr>
          <w:rFonts w:hint="eastAsia"/>
          <w:b/>
          <w:bCs/>
          <w:lang w:val="en-US" w:eastAsia="zh-Hans"/>
        </w:rPr>
        <w:t>【基础信息】</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val="0"/>
          <w:bCs w:val="0"/>
          <w:lang w:val="en-US" w:eastAsia="zh-Hans"/>
        </w:rPr>
        <w:t>基础信息默认展示最近更新的专题信息库的基础信息，可选择需展示的专题信息库。可对基础信息进行编辑及保存。</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val="0"/>
          <w:bCs w:val="0"/>
          <w:lang w:val="en-US" w:eastAsia="zh-Hans"/>
        </w:rPr>
        <w:t>基础信息需展示：性别、民族、出生日期、现住地址、户籍地址、国籍、籍贯地</w:t>
      </w:r>
      <w:r>
        <w:rPr>
          <w:rFonts w:hint="default"/>
          <w:b w:val="0"/>
          <w:bCs w:val="0"/>
          <w:lang w:eastAsia="zh-Hans"/>
        </w:rPr>
        <w:t>(</w:t>
      </w:r>
      <w:r>
        <w:rPr>
          <w:rFonts w:hint="eastAsia"/>
          <w:b w:val="0"/>
          <w:bCs w:val="0"/>
          <w:lang w:val="en-US" w:eastAsia="zh-Hans"/>
        </w:rPr>
        <w:t>省市县）。</w:t>
      </w:r>
    </w:p>
    <w:p>
      <w:pPr>
        <w:pStyle w:val="2"/>
        <w:widowControl w:val="0"/>
        <w:numPr>
          <w:ilvl w:val="-1"/>
          <w:numId w:val="0"/>
        </w:numPr>
        <w:spacing w:after="120" w:line="360" w:lineRule="auto"/>
        <w:ind w:left="0" w:leftChars="0" w:firstLine="0" w:firstLineChars="0"/>
        <w:jc w:val="both"/>
        <w:rPr>
          <w:rFonts w:hint="eastAsia"/>
          <w:b/>
          <w:bCs/>
          <w:lang w:val="en-US" w:eastAsia="zh-Hans"/>
        </w:rPr>
      </w:pPr>
    </w:p>
    <w:p>
      <w:pPr>
        <w:pStyle w:val="2"/>
        <w:widowControl w:val="0"/>
        <w:numPr>
          <w:ilvl w:val="-1"/>
          <w:numId w:val="0"/>
        </w:numPr>
        <w:spacing w:after="120" w:line="360" w:lineRule="auto"/>
        <w:ind w:left="0" w:leftChars="0" w:firstLine="0" w:firstLineChars="0"/>
        <w:jc w:val="both"/>
        <w:rPr>
          <w:rFonts w:hint="eastAsia"/>
          <w:b/>
          <w:bCs/>
          <w:lang w:val="en-US" w:eastAsia="zh-Hans"/>
        </w:rPr>
      </w:pPr>
      <w:r>
        <w:rPr>
          <w:rFonts w:hint="eastAsia"/>
          <w:b/>
          <w:bCs/>
          <w:lang w:val="en-US" w:eastAsia="zh-Hans"/>
        </w:rPr>
        <w:t>【关联信息】</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val="0"/>
          <w:bCs w:val="0"/>
          <w:lang w:val="en-US" w:eastAsia="zh-Hans"/>
        </w:rPr>
        <w:t>关联信息包含关联人员、关联车辆、关联终端及关联号卡，下设二级关联类型。支持基于自定义关联关系类型的目录更新，动态获取展示关联类型目录。支持统计某一人员档案关联要素的数量。</w:t>
      </w:r>
    </w:p>
    <w:p>
      <w:pPr>
        <w:pStyle w:val="2"/>
        <w:widowControl w:val="0"/>
        <w:numPr>
          <w:ilvl w:val="-1"/>
          <w:numId w:val="0"/>
        </w:numPr>
        <w:spacing w:after="120" w:line="360" w:lineRule="auto"/>
        <w:ind w:left="0" w:leftChars="0" w:firstLine="0" w:firstLineChars="0"/>
        <w:jc w:val="both"/>
        <w:rPr>
          <w:rFonts w:hint="eastAsia"/>
          <w:b/>
          <w:bCs/>
          <w:lang w:val="en-US" w:eastAsia="zh-Hans"/>
        </w:rPr>
      </w:pPr>
      <w:r>
        <w:rPr>
          <w:rFonts w:hint="eastAsia"/>
          <w:b/>
          <w:bCs/>
          <w:lang w:val="en-US" w:eastAsia="zh-Hans"/>
        </w:rPr>
        <w:t>◆关联人员：包含关联人脸及关联人体</w:t>
      </w:r>
    </w:p>
    <w:p>
      <w:pPr>
        <w:pStyle w:val="2"/>
        <w:widowControl w:val="0"/>
        <w:numPr>
          <w:ilvl w:val="-1"/>
          <w:numId w:val="0"/>
        </w:numPr>
        <w:spacing w:after="120" w:line="360" w:lineRule="auto"/>
        <w:ind w:left="0" w:leftChars="0" w:firstLine="480" w:firstLineChars="0"/>
        <w:jc w:val="both"/>
        <w:rPr>
          <w:rFonts w:hint="eastAsia"/>
          <w:b w:val="0"/>
          <w:bCs w:val="0"/>
          <w:lang w:val="en-US" w:eastAsia="zh-Hans"/>
        </w:rPr>
      </w:pPr>
      <w:r>
        <w:rPr>
          <w:rFonts w:hint="eastAsia"/>
          <w:b w:val="0"/>
          <w:bCs w:val="0"/>
          <w:lang w:val="en-US" w:eastAsia="zh-Hans"/>
        </w:rPr>
        <w:t>关联人脸可根据时间、地点、数据来源过滤筛选人员档案关联人脸。需展示场景大图、人脸抓拍小图、抓拍地点、抓拍时间、抓拍设备名称。根据抓拍时间由近及远排序。支持关联人脸的详情展示，内容为：场景大图、人脸抓拍小图、抓拍地点、抓拍时间、抓拍设备名称、建设单位、管理单位、设备厂商及人脸特征。支持以地图的形式展示抓拍点</w:t>
      </w:r>
    </w:p>
    <w:p>
      <w:pPr>
        <w:pStyle w:val="2"/>
        <w:widowControl w:val="0"/>
        <w:numPr>
          <w:ilvl w:val="-1"/>
          <w:numId w:val="0"/>
        </w:numPr>
        <w:spacing w:after="120" w:line="360" w:lineRule="auto"/>
        <w:ind w:left="0" w:leftChars="0" w:firstLine="480" w:firstLineChars="0"/>
        <w:jc w:val="both"/>
        <w:rPr>
          <w:rFonts w:hint="eastAsia"/>
          <w:b w:val="0"/>
          <w:bCs w:val="0"/>
          <w:lang w:val="en-US" w:eastAsia="zh-Hans"/>
        </w:rPr>
      </w:pPr>
      <w:r>
        <w:rPr>
          <w:rFonts w:hint="eastAsia"/>
          <w:b w:val="0"/>
          <w:bCs w:val="0"/>
          <w:lang w:val="en-US" w:eastAsia="zh-Hans"/>
        </w:rPr>
        <w:t>关联人体可根据时间、地点、数据来源过滤筛选人员档案关联人体。需展示场景大图、人体抓拍小图、抓拍地点、抓拍时间、抓拍设备名称。根据抓拍时间由近及远排序。支持关联人体的详情展示，内容为：场景大图、人体抓拍小图、抓拍地点、抓拍时间、抓拍设备名称、建设单位、管理单位、设备厂商及人体特征。支持以地图的形式展示抓拍点。</w:t>
      </w:r>
    </w:p>
    <w:p>
      <w:pPr>
        <w:pStyle w:val="2"/>
        <w:widowControl w:val="0"/>
        <w:numPr>
          <w:ilvl w:val="-1"/>
          <w:numId w:val="0"/>
        </w:numPr>
        <w:spacing w:after="120" w:line="360" w:lineRule="auto"/>
        <w:ind w:left="0" w:leftChars="0" w:firstLine="480" w:firstLineChars="0"/>
        <w:jc w:val="both"/>
        <w:rPr>
          <w:rFonts w:hint="eastAsia"/>
          <w:b w:val="0"/>
          <w:bCs w:val="0"/>
          <w:lang w:val="en-US" w:eastAsia="zh-Hans"/>
        </w:rPr>
      </w:pPr>
    </w:p>
    <w:p>
      <w:pPr>
        <w:pStyle w:val="2"/>
        <w:widowControl w:val="0"/>
        <w:numPr>
          <w:ilvl w:val="-1"/>
          <w:numId w:val="0"/>
        </w:numPr>
        <w:spacing w:after="120" w:line="360" w:lineRule="auto"/>
        <w:ind w:left="0" w:leftChars="0" w:firstLine="0" w:firstLineChars="0"/>
        <w:jc w:val="both"/>
        <w:rPr>
          <w:rFonts w:hint="eastAsia"/>
          <w:b/>
          <w:bCs/>
          <w:lang w:val="en-US" w:eastAsia="zh-Hans"/>
        </w:rPr>
      </w:pPr>
      <w:r>
        <w:rPr>
          <w:rFonts w:hint="eastAsia"/>
          <w:b/>
          <w:bCs/>
          <w:lang w:val="en-US" w:eastAsia="zh-Hans"/>
        </w:rPr>
        <w:t>◆关联车辆：包含关联主副驾乘及关联登记机动车。</w:t>
      </w:r>
    </w:p>
    <w:p>
      <w:pPr>
        <w:pStyle w:val="2"/>
        <w:widowControl w:val="0"/>
        <w:numPr>
          <w:ilvl w:val="-1"/>
          <w:numId w:val="0"/>
        </w:numPr>
        <w:spacing w:after="120" w:line="360" w:lineRule="auto"/>
        <w:ind w:left="0" w:leftChars="0" w:firstLine="480" w:firstLineChars="0"/>
        <w:jc w:val="both"/>
        <w:rPr>
          <w:rFonts w:hint="eastAsia"/>
          <w:b w:val="0"/>
          <w:bCs w:val="0"/>
          <w:lang w:val="en-US" w:eastAsia="zh-Hans"/>
        </w:rPr>
      </w:pPr>
      <w:r>
        <w:rPr>
          <w:rFonts w:hint="eastAsia"/>
          <w:b w:val="0"/>
          <w:bCs w:val="0"/>
          <w:lang w:val="en-US" w:eastAsia="zh-Hans"/>
        </w:rPr>
        <w:t>关联主副驾乘可根据时间、地点、驾驶或乘坐类型、车牌号码过滤筛选人员档案关联的主副驾乘人脸抓拍照片及对应车辆。需展示场景大图、主副驾乘人脸小图、抓拍地点、抓拍时间、抓拍设备名称。根据抓拍时间由近及远排序。支持关联主副驾乘人脸的详情展示，内容为：车辆抓拍大图、车辆小图、主副驾乘人脸小图、车牌颜色</w:t>
      </w:r>
      <w:r>
        <w:rPr>
          <w:rFonts w:hint="default"/>
          <w:b w:val="0"/>
          <w:bCs w:val="0"/>
          <w:lang w:eastAsia="zh-Hans"/>
        </w:rPr>
        <w:t>+</w:t>
      </w:r>
      <w:r>
        <w:rPr>
          <w:rFonts w:hint="eastAsia"/>
          <w:b w:val="0"/>
          <w:bCs w:val="0"/>
          <w:lang w:val="en-US" w:eastAsia="zh-Hans"/>
        </w:rPr>
        <w:t>车牌号码、抓拍地点、抓拍时间、抓拍设备名称、建设单位、管理单位、设备厂商及车辆特征。支持以地图的形式展示抓拍点。支持以当前详情页关联车辆的车牌颜色</w:t>
      </w:r>
      <w:r>
        <w:rPr>
          <w:rFonts w:hint="default"/>
          <w:b w:val="0"/>
          <w:bCs w:val="0"/>
          <w:lang w:eastAsia="zh-Hans"/>
        </w:rPr>
        <w:t>+</w:t>
      </w:r>
      <w:r>
        <w:rPr>
          <w:rFonts w:hint="eastAsia"/>
          <w:b w:val="0"/>
          <w:bCs w:val="0"/>
          <w:lang w:val="en-US" w:eastAsia="zh-Hans"/>
        </w:rPr>
        <w:t>车牌号码二次搜索车辆档案。</w:t>
      </w:r>
    </w:p>
    <w:p>
      <w:pPr>
        <w:pStyle w:val="2"/>
        <w:widowControl w:val="0"/>
        <w:numPr>
          <w:ilvl w:val="-1"/>
          <w:numId w:val="0"/>
        </w:numPr>
        <w:spacing w:after="120" w:line="360" w:lineRule="auto"/>
        <w:ind w:left="0" w:leftChars="0" w:firstLine="480" w:firstLineChars="0"/>
        <w:jc w:val="both"/>
        <w:rPr>
          <w:rFonts w:hint="eastAsia"/>
          <w:b w:val="0"/>
          <w:bCs w:val="0"/>
          <w:lang w:val="en-US" w:eastAsia="zh-Hans"/>
        </w:rPr>
      </w:pPr>
      <w:r>
        <w:rPr>
          <w:rFonts w:hint="eastAsia"/>
          <w:b w:val="0"/>
          <w:bCs w:val="0"/>
          <w:lang w:val="en-US" w:eastAsia="zh-Hans"/>
        </w:rPr>
        <w:t>关联登记机动车需展示机动车档案封面照、车牌颜色</w:t>
      </w:r>
      <w:r>
        <w:rPr>
          <w:rFonts w:hint="default"/>
          <w:b w:val="0"/>
          <w:bCs w:val="0"/>
          <w:lang w:eastAsia="zh-Hans"/>
        </w:rPr>
        <w:t>+</w:t>
      </w:r>
      <w:r>
        <w:rPr>
          <w:rFonts w:hint="eastAsia"/>
          <w:b w:val="0"/>
          <w:bCs w:val="0"/>
          <w:lang w:val="en-US" w:eastAsia="zh-Hans"/>
        </w:rPr>
        <w:t>车牌号码、车辆品牌及车身颜色。根据数据更新时间由近及远排序。支持以关联车辆的车牌颜色</w:t>
      </w:r>
      <w:r>
        <w:rPr>
          <w:rFonts w:hint="default"/>
          <w:b w:val="0"/>
          <w:bCs w:val="0"/>
          <w:lang w:eastAsia="zh-Hans"/>
        </w:rPr>
        <w:t>+</w:t>
      </w:r>
      <w:r>
        <w:rPr>
          <w:rFonts w:hint="eastAsia"/>
          <w:b w:val="0"/>
          <w:bCs w:val="0"/>
          <w:lang w:val="en-US" w:eastAsia="zh-Hans"/>
        </w:rPr>
        <w:t>车牌号码二次搜索车辆档案。</w:t>
      </w:r>
    </w:p>
    <w:p>
      <w:pPr>
        <w:pStyle w:val="2"/>
        <w:widowControl w:val="0"/>
        <w:numPr>
          <w:ilvl w:val="-1"/>
          <w:numId w:val="0"/>
        </w:numPr>
        <w:spacing w:after="120" w:line="360" w:lineRule="auto"/>
        <w:ind w:left="0" w:leftChars="0" w:firstLine="0" w:firstLineChars="0"/>
        <w:jc w:val="both"/>
        <w:rPr>
          <w:rFonts w:hint="eastAsia"/>
          <w:b/>
          <w:bCs/>
          <w:lang w:val="en-US" w:eastAsia="zh-Hans"/>
        </w:rPr>
      </w:pPr>
      <w:r>
        <w:rPr>
          <w:rFonts w:hint="eastAsia"/>
          <w:b/>
          <w:bCs/>
          <w:lang w:val="en-US" w:eastAsia="zh-Hans"/>
        </w:rPr>
        <w:t>◆关联终端：包含关联</w:t>
      </w:r>
      <w:r>
        <w:rPr>
          <w:rFonts w:hint="default"/>
          <w:b/>
          <w:bCs/>
          <w:lang w:eastAsia="zh-Hans"/>
        </w:rPr>
        <w:t>IMEI</w:t>
      </w:r>
      <w:r>
        <w:rPr>
          <w:rFonts w:hint="eastAsia"/>
          <w:b/>
          <w:bCs/>
          <w:lang w:val="en-US" w:eastAsia="zh-Hans"/>
        </w:rPr>
        <w:t>和关联</w:t>
      </w:r>
      <w:r>
        <w:rPr>
          <w:rFonts w:hint="default"/>
          <w:b/>
          <w:bCs/>
          <w:lang w:eastAsia="zh-Hans"/>
        </w:rPr>
        <w:t>MAC</w:t>
      </w:r>
      <w:r>
        <w:rPr>
          <w:rFonts w:hint="eastAsia"/>
          <w:b/>
          <w:bCs/>
          <w:lang w:val="en-US" w:eastAsia="zh-Hans"/>
        </w:rPr>
        <w:t>。</w:t>
      </w:r>
    </w:p>
    <w:p>
      <w:pPr>
        <w:pStyle w:val="2"/>
        <w:widowControl w:val="0"/>
        <w:numPr>
          <w:ilvl w:val="-1"/>
          <w:numId w:val="0"/>
        </w:numPr>
        <w:spacing w:after="120" w:line="360" w:lineRule="auto"/>
        <w:ind w:left="0" w:leftChars="0" w:firstLine="480" w:firstLineChars="0"/>
        <w:jc w:val="both"/>
        <w:rPr>
          <w:rFonts w:hint="eastAsia"/>
          <w:b w:val="0"/>
          <w:bCs w:val="0"/>
          <w:lang w:val="en-US" w:eastAsia="zh-Hans"/>
        </w:rPr>
      </w:pPr>
      <w:r>
        <w:rPr>
          <w:rFonts w:hint="eastAsia"/>
          <w:b w:val="0"/>
          <w:bCs w:val="0"/>
          <w:lang w:val="en-US" w:eastAsia="zh-Hans"/>
        </w:rPr>
        <w:t>关联</w:t>
      </w:r>
      <w:r>
        <w:rPr>
          <w:rFonts w:hint="default"/>
          <w:b w:val="0"/>
          <w:bCs w:val="0"/>
          <w:lang w:eastAsia="zh-Hans"/>
        </w:rPr>
        <w:t>IMEI</w:t>
      </w:r>
      <w:r>
        <w:rPr>
          <w:rFonts w:hint="eastAsia"/>
          <w:b w:val="0"/>
          <w:bCs w:val="0"/>
          <w:lang w:val="en-US" w:eastAsia="zh-Hans"/>
        </w:rPr>
        <w:t>需展示关联</w:t>
      </w:r>
      <w:r>
        <w:rPr>
          <w:rFonts w:hint="default"/>
          <w:b w:val="0"/>
          <w:bCs w:val="0"/>
          <w:lang w:eastAsia="zh-Hans"/>
        </w:rPr>
        <w:t>IMEI</w:t>
      </w:r>
      <w:r>
        <w:rPr>
          <w:rFonts w:hint="eastAsia"/>
          <w:b w:val="0"/>
          <w:bCs w:val="0"/>
          <w:lang w:val="en-US" w:eastAsia="zh-Hans"/>
        </w:rPr>
        <w:t>及置信度，根据置信度由高及低排序。支持以关联</w:t>
      </w:r>
      <w:r>
        <w:rPr>
          <w:rFonts w:hint="default"/>
          <w:b w:val="0"/>
          <w:bCs w:val="0"/>
          <w:lang w:eastAsia="zh-Hans"/>
        </w:rPr>
        <w:t>IMEI</w:t>
      </w:r>
      <w:r>
        <w:rPr>
          <w:rFonts w:hint="eastAsia"/>
          <w:b w:val="0"/>
          <w:bCs w:val="0"/>
          <w:lang w:val="en-US" w:eastAsia="zh-Hans"/>
        </w:rPr>
        <w:t>二次搜索终端档案及轨迹查看。可基于某一关联</w:t>
      </w:r>
      <w:r>
        <w:rPr>
          <w:rFonts w:hint="default"/>
          <w:b w:val="0"/>
          <w:bCs w:val="0"/>
          <w:lang w:eastAsia="zh-Hans"/>
        </w:rPr>
        <w:t>IMEI</w:t>
      </w:r>
      <w:r>
        <w:rPr>
          <w:rFonts w:hint="eastAsia"/>
          <w:b w:val="0"/>
          <w:bCs w:val="0"/>
          <w:lang w:eastAsia="zh-Hans"/>
        </w:rPr>
        <w:t>，</w:t>
      </w:r>
      <w:r>
        <w:rPr>
          <w:rFonts w:hint="eastAsia"/>
          <w:b w:val="0"/>
          <w:bCs w:val="0"/>
          <w:lang w:val="en-US" w:eastAsia="zh-Hans"/>
        </w:rPr>
        <w:t>进行二次人员关联，展示关联人员的封面照片、姓名、证件类型、证件号码、置信度。二次人员关联根据置信度由高及低排序。支持以当前关联侦码的二次关联人员档案搜索。</w:t>
      </w:r>
    </w:p>
    <w:p>
      <w:pPr>
        <w:pStyle w:val="2"/>
        <w:widowControl w:val="0"/>
        <w:numPr>
          <w:ilvl w:val="-1"/>
          <w:numId w:val="0"/>
        </w:numPr>
        <w:spacing w:after="120" w:line="360" w:lineRule="auto"/>
        <w:ind w:left="0" w:leftChars="0" w:firstLine="480" w:firstLineChars="0"/>
        <w:jc w:val="both"/>
        <w:rPr>
          <w:rFonts w:hint="eastAsia"/>
          <w:b w:val="0"/>
          <w:bCs w:val="0"/>
          <w:lang w:val="en-US" w:eastAsia="zh-Hans"/>
        </w:rPr>
      </w:pPr>
      <w:r>
        <w:rPr>
          <w:rFonts w:hint="eastAsia"/>
          <w:b w:val="0"/>
          <w:bCs w:val="0"/>
          <w:lang w:val="en-US" w:eastAsia="zh-Hans"/>
        </w:rPr>
        <w:t>关联</w:t>
      </w:r>
      <w:r>
        <w:rPr>
          <w:rFonts w:hint="default"/>
          <w:b w:val="0"/>
          <w:bCs w:val="0"/>
          <w:lang w:eastAsia="zh-Hans"/>
        </w:rPr>
        <w:t>MAC</w:t>
      </w:r>
      <w:r>
        <w:rPr>
          <w:rFonts w:hint="eastAsia"/>
          <w:b w:val="0"/>
          <w:bCs w:val="0"/>
          <w:lang w:val="en-US" w:eastAsia="zh-Hans"/>
        </w:rPr>
        <w:t>需展示关联</w:t>
      </w:r>
      <w:r>
        <w:rPr>
          <w:rFonts w:hint="default"/>
          <w:b w:val="0"/>
          <w:bCs w:val="0"/>
          <w:lang w:eastAsia="zh-Hans"/>
        </w:rPr>
        <w:t>MAC</w:t>
      </w:r>
      <w:r>
        <w:rPr>
          <w:rFonts w:hint="eastAsia"/>
          <w:b w:val="0"/>
          <w:bCs w:val="0"/>
          <w:lang w:val="en-US" w:eastAsia="zh-Hans"/>
        </w:rPr>
        <w:t>及置信度，根据置信度由高及低排序。支持以关联</w:t>
      </w:r>
      <w:r>
        <w:rPr>
          <w:rFonts w:hint="default"/>
          <w:b w:val="0"/>
          <w:bCs w:val="0"/>
          <w:lang w:eastAsia="zh-Hans"/>
        </w:rPr>
        <w:t>MAC</w:t>
      </w:r>
      <w:r>
        <w:rPr>
          <w:rFonts w:hint="eastAsia"/>
          <w:b w:val="0"/>
          <w:bCs w:val="0"/>
          <w:lang w:val="en-US" w:eastAsia="zh-Hans"/>
        </w:rPr>
        <w:t>二次搜索终端档案及轨迹查看。可基于某一关联</w:t>
      </w:r>
      <w:r>
        <w:rPr>
          <w:rFonts w:hint="default"/>
          <w:b w:val="0"/>
          <w:bCs w:val="0"/>
          <w:lang w:eastAsia="zh-Hans"/>
        </w:rPr>
        <w:t>MAC</w:t>
      </w:r>
      <w:r>
        <w:rPr>
          <w:rFonts w:hint="eastAsia"/>
          <w:b w:val="0"/>
          <w:bCs w:val="0"/>
          <w:lang w:eastAsia="zh-Hans"/>
        </w:rPr>
        <w:t>，</w:t>
      </w:r>
      <w:r>
        <w:rPr>
          <w:rFonts w:hint="eastAsia"/>
          <w:b w:val="0"/>
          <w:bCs w:val="0"/>
          <w:lang w:val="en-US" w:eastAsia="zh-Hans"/>
        </w:rPr>
        <w:t>进行二次人员关联，展示关联人员的封面照片、姓名、证件类型、证件号码、置信度。二次人员关联根据置信度由高及低排序。支持以当前关联侦码的二次关联人员档案搜索。</w:t>
      </w:r>
    </w:p>
    <w:p>
      <w:pPr>
        <w:pStyle w:val="2"/>
        <w:widowControl w:val="0"/>
        <w:numPr>
          <w:ilvl w:val="-1"/>
          <w:numId w:val="0"/>
        </w:numPr>
        <w:spacing w:after="120" w:line="360" w:lineRule="auto"/>
        <w:ind w:left="0" w:leftChars="0" w:firstLine="0" w:firstLineChars="0"/>
        <w:jc w:val="both"/>
        <w:rPr>
          <w:rFonts w:hint="eastAsia"/>
          <w:b/>
          <w:bCs/>
          <w:lang w:val="en-US" w:eastAsia="zh-Hans"/>
        </w:rPr>
      </w:pPr>
      <w:r>
        <w:rPr>
          <w:rFonts w:hint="eastAsia"/>
          <w:b/>
          <w:bCs/>
          <w:lang w:val="en-US" w:eastAsia="zh-Hans"/>
        </w:rPr>
        <w:t>◆关联卡码：包含关联</w:t>
      </w:r>
      <w:r>
        <w:rPr>
          <w:rFonts w:hint="default"/>
          <w:b/>
          <w:bCs/>
          <w:lang w:eastAsia="zh-Hans"/>
        </w:rPr>
        <w:t>IMSI</w:t>
      </w:r>
      <w:r>
        <w:rPr>
          <w:rFonts w:hint="eastAsia"/>
          <w:b/>
          <w:bCs/>
          <w:lang w:val="en-US" w:eastAsia="zh-Hans"/>
        </w:rPr>
        <w:t>和关联手机号。</w:t>
      </w:r>
    </w:p>
    <w:p>
      <w:pPr>
        <w:pStyle w:val="2"/>
        <w:widowControl w:val="0"/>
        <w:numPr>
          <w:ilvl w:val="-1"/>
          <w:numId w:val="0"/>
        </w:numPr>
        <w:spacing w:after="120" w:line="360" w:lineRule="auto"/>
        <w:ind w:left="0" w:leftChars="0" w:firstLine="480" w:firstLineChars="0"/>
        <w:jc w:val="both"/>
        <w:rPr>
          <w:rFonts w:hint="eastAsia"/>
          <w:b w:val="0"/>
          <w:bCs w:val="0"/>
          <w:lang w:val="en-US" w:eastAsia="zh-Hans"/>
        </w:rPr>
      </w:pPr>
      <w:r>
        <w:rPr>
          <w:rFonts w:hint="eastAsia"/>
          <w:b w:val="0"/>
          <w:bCs w:val="0"/>
          <w:lang w:val="en-US" w:eastAsia="zh-Hans"/>
        </w:rPr>
        <w:t>关联</w:t>
      </w:r>
      <w:r>
        <w:rPr>
          <w:rFonts w:hint="default"/>
          <w:b w:val="0"/>
          <w:bCs w:val="0"/>
          <w:lang w:eastAsia="zh-Hans"/>
        </w:rPr>
        <w:t>IMSI</w:t>
      </w:r>
      <w:r>
        <w:rPr>
          <w:rFonts w:hint="eastAsia"/>
          <w:b w:val="0"/>
          <w:bCs w:val="0"/>
          <w:lang w:val="en-US" w:eastAsia="zh-Hans"/>
        </w:rPr>
        <w:t>需展示关联</w:t>
      </w:r>
      <w:r>
        <w:rPr>
          <w:rFonts w:hint="default"/>
          <w:b w:val="0"/>
          <w:bCs w:val="0"/>
          <w:lang w:eastAsia="zh-Hans"/>
        </w:rPr>
        <w:t>IMSI</w:t>
      </w:r>
      <w:r>
        <w:rPr>
          <w:rFonts w:hint="eastAsia"/>
          <w:b w:val="0"/>
          <w:bCs w:val="0"/>
          <w:lang w:val="en-US" w:eastAsia="zh-Hans"/>
        </w:rPr>
        <w:t>及置信度，根据置信度由高及低排序。支持以关联</w:t>
      </w:r>
      <w:r>
        <w:rPr>
          <w:rFonts w:hint="default"/>
          <w:b w:val="0"/>
          <w:bCs w:val="0"/>
          <w:lang w:eastAsia="zh-Hans"/>
        </w:rPr>
        <w:t>IMSI</w:t>
      </w:r>
      <w:r>
        <w:rPr>
          <w:rFonts w:hint="eastAsia"/>
          <w:b w:val="0"/>
          <w:bCs w:val="0"/>
          <w:lang w:val="en-US" w:eastAsia="zh-Hans"/>
        </w:rPr>
        <w:t>二次搜索终端档案及轨迹查看。可基于某一关联</w:t>
      </w:r>
      <w:r>
        <w:rPr>
          <w:rFonts w:hint="default"/>
          <w:b w:val="0"/>
          <w:bCs w:val="0"/>
          <w:lang w:eastAsia="zh-Hans"/>
        </w:rPr>
        <w:t>IMSI</w:t>
      </w:r>
      <w:r>
        <w:rPr>
          <w:rFonts w:hint="eastAsia"/>
          <w:b w:val="0"/>
          <w:bCs w:val="0"/>
          <w:lang w:eastAsia="zh-Hans"/>
        </w:rPr>
        <w:t>，</w:t>
      </w:r>
      <w:r>
        <w:rPr>
          <w:rFonts w:hint="eastAsia"/>
          <w:b w:val="0"/>
          <w:bCs w:val="0"/>
          <w:lang w:val="en-US" w:eastAsia="zh-Hans"/>
        </w:rPr>
        <w:t>进行二次人员关联，展示关联人员的封面照片、姓名、证件类型、证件号码、置信度。二次人员关联根据置信度由高及低排序。支持以当前关联侦码的二次关联人员档案搜索。</w:t>
      </w:r>
    </w:p>
    <w:p>
      <w:pPr>
        <w:pStyle w:val="2"/>
        <w:widowControl w:val="0"/>
        <w:numPr>
          <w:ilvl w:val="-1"/>
          <w:numId w:val="0"/>
        </w:numPr>
        <w:spacing w:after="120" w:line="360" w:lineRule="auto"/>
        <w:ind w:left="0" w:leftChars="0" w:firstLine="480" w:firstLineChars="0"/>
        <w:jc w:val="both"/>
        <w:rPr>
          <w:rFonts w:hint="eastAsia"/>
          <w:b w:val="0"/>
          <w:bCs w:val="0"/>
          <w:lang w:val="en-US" w:eastAsia="zh-Hans"/>
        </w:rPr>
      </w:pPr>
      <w:r>
        <w:rPr>
          <w:rFonts w:hint="eastAsia"/>
          <w:b w:val="0"/>
          <w:bCs w:val="0"/>
          <w:lang w:val="en-US" w:eastAsia="zh-Hans"/>
        </w:rPr>
        <w:t>关联</w:t>
      </w:r>
      <w:r>
        <w:rPr>
          <w:rFonts w:hint="default"/>
          <w:b w:val="0"/>
          <w:bCs w:val="0"/>
          <w:lang w:eastAsia="zh-Hans"/>
        </w:rPr>
        <w:t>手机号</w:t>
      </w:r>
      <w:r>
        <w:rPr>
          <w:rFonts w:hint="eastAsia"/>
          <w:b w:val="0"/>
          <w:bCs w:val="0"/>
          <w:lang w:val="en-US" w:eastAsia="zh-Hans"/>
        </w:rPr>
        <w:t>需展示关联</w:t>
      </w:r>
      <w:r>
        <w:rPr>
          <w:rFonts w:hint="default"/>
          <w:b w:val="0"/>
          <w:bCs w:val="0"/>
          <w:lang w:eastAsia="zh-Hans"/>
        </w:rPr>
        <w:t>手机号</w:t>
      </w:r>
      <w:r>
        <w:rPr>
          <w:rFonts w:hint="eastAsia"/>
          <w:b w:val="0"/>
          <w:bCs w:val="0"/>
          <w:lang w:val="en-US" w:eastAsia="zh-Hans"/>
        </w:rPr>
        <w:t>及置信度，根据置信度由高及低排序。支持以关联</w:t>
      </w:r>
      <w:r>
        <w:rPr>
          <w:rFonts w:hint="default"/>
          <w:b w:val="0"/>
          <w:bCs w:val="0"/>
          <w:lang w:eastAsia="zh-Hans"/>
        </w:rPr>
        <w:t>手机号</w:t>
      </w:r>
      <w:r>
        <w:rPr>
          <w:rFonts w:hint="eastAsia"/>
          <w:b w:val="0"/>
          <w:bCs w:val="0"/>
          <w:lang w:val="en-US" w:eastAsia="zh-Hans"/>
        </w:rPr>
        <w:t>二次搜索终端档案及轨迹查看。可基于某一关联</w:t>
      </w:r>
      <w:r>
        <w:rPr>
          <w:rFonts w:hint="default"/>
          <w:b w:val="0"/>
          <w:bCs w:val="0"/>
          <w:lang w:eastAsia="zh-Hans"/>
        </w:rPr>
        <w:t>手机号</w:t>
      </w:r>
      <w:r>
        <w:rPr>
          <w:rFonts w:hint="eastAsia"/>
          <w:b w:val="0"/>
          <w:bCs w:val="0"/>
          <w:lang w:eastAsia="zh-Hans"/>
        </w:rPr>
        <w:t>，</w:t>
      </w:r>
      <w:r>
        <w:rPr>
          <w:rFonts w:hint="eastAsia"/>
          <w:b w:val="0"/>
          <w:bCs w:val="0"/>
          <w:lang w:val="en-US" w:eastAsia="zh-Hans"/>
        </w:rPr>
        <w:t>进行二次人员关联，展示关联人员的封面照片、姓名、证件类型、证件号码、置信度。二次人员关联根据置信度由高及低排序。支持以当前关联侦码的二次关联人员档案搜索。</w:t>
      </w:r>
    </w:p>
    <w:p>
      <w:pPr>
        <w:pStyle w:val="2"/>
        <w:widowControl w:val="0"/>
        <w:numPr>
          <w:ilvl w:val="-1"/>
          <w:numId w:val="0"/>
        </w:numPr>
        <w:spacing w:after="120" w:line="360" w:lineRule="auto"/>
        <w:ind w:left="0" w:leftChars="0" w:firstLine="0" w:firstLineChars="0"/>
        <w:jc w:val="both"/>
        <w:rPr>
          <w:rFonts w:hint="eastAsia"/>
          <w:b/>
          <w:bCs/>
          <w:lang w:val="en-US" w:eastAsia="zh-Hans"/>
        </w:rPr>
      </w:pPr>
      <w:r>
        <w:rPr>
          <w:rFonts w:hint="eastAsia"/>
          <w:b/>
          <w:bCs/>
          <w:lang w:val="en-US" w:eastAsia="zh-Hans"/>
        </w:rPr>
        <w:t>【轨迹信息】</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bCs/>
          <w:lang w:val="en-US" w:eastAsia="zh-Hans"/>
        </w:rPr>
        <w:t>◆</w:t>
      </w:r>
      <w:r>
        <w:rPr>
          <w:rFonts w:hint="eastAsia"/>
          <w:b w:val="0"/>
          <w:bCs w:val="0"/>
          <w:lang w:val="en-US" w:eastAsia="zh-Hans"/>
        </w:rPr>
        <w:t>支持人员关联要素（人脸、人体、门禁、驾乘车辆、登记车辆、关联卡码、关联终端等）轨迹的地图展示。如关联车辆、终端、卡码类，则需选择某一关联要素，轨迹信息仅展示单一要素的轨迹。</w:t>
      </w:r>
    </w:p>
    <w:p>
      <w:pPr>
        <w:pStyle w:val="2"/>
        <w:widowControl w:val="0"/>
        <w:numPr>
          <w:ilvl w:val="-1"/>
          <w:numId w:val="0"/>
        </w:numPr>
        <w:spacing w:after="120" w:line="360" w:lineRule="auto"/>
        <w:ind w:left="0" w:leftChars="0" w:firstLine="0" w:firstLineChars="0"/>
        <w:jc w:val="both"/>
        <w:rPr>
          <w:rFonts w:hint="eastAsia"/>
          <w:b w:val="0"/>
          <w:bCs w:val="0"/>
          <w:lang w:eastAsia="zh-Hans"/>
        </w:rPr>
      </w:pPr>
      <w:r>
        <w:rPr>
          <w:rFonts w:hint="eastAsia"/>
          <w:b/>
          <w:bCs/>
          <w:lang w:val="en-US" w:eastAsia="zh-Hans"/>
        </w:rPr>
        <w:t>◆</w:t>
      </w:r>
      <w:r>
        <w:rPr>
          <w:rFonts w:hint="eastAsia"/>
          <w:b w:val="0"/>
          <w:bCs w:val="0"/>
          <w:lang w:val="en-US" w:eastAsia="zh-Hans"/>
        </w:rPr>
        <w:t>支持基于日期时间的轨迹查询，以日期（天）为单位展示当天所有轨迹及抓拍图片</w:t>
      </w:r>
      <w:r>
        <w:rPr>
          <w:rFonts w:hint="default"/>
          <w:b w:val="0"/>
          <w:bCs w:val="0"/>
          <w:lang w:eastAsia="zh-Hans"/>
        </w:rPr>
        <w:t>(</w:t>
      </w:r>
      <w:r>
        <w:rPr>
          <w:rFonts w:hint="eastAsia"/>
          <w:b w:val="0"/>
          <w:bCs w:val="0"/>
          <w:lang w:val="en-US" w:eastAsia="zh-Hans"/>
        </w:rPr>
        <w:t>如存在</w:t>
      </w:r>
      <w:r>
        <w:rPr>
          <w:rFonts w:hint="default"/>
          <w:b w:val="0"/>
          <w:bCs w:val="0"/>
          <w:lang w:eastAsia="zh-Hans"/>
        </w:rPr>
        <w:t>)</w:t>
      </w:r>
      <w:r>
        <w:rPr>
          <w:rFonts w:hint="eastAsia"/>
          <w:b w:val="0"/>
          <w:bCs w:val="0"/>
          <w:lang w:eastAsia="zh-Hans"/>
        </w:rPr>
        <w:t>。</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bCs/>
          <w:lang w:val="en-US" w:eastAsia="zh-Hans"/>
        </w:rPr>
        <w:t>◆</w:t>
      </w:r>
      <w:r>
        <w:rPr>
          <w:rFonts w:hint="eastAsia"/>
          <w:b w:val="0"/>
          <w:bCs w:val="0"/>
          <w:lang w:val="en-US" w:eastAsia="zh-Hans"/>
        </w:rPr>
        <w:t>支持选择轨迹绘制状态，默认轨迹绘制状态关闭，地图展示轨迹聚合并统计聚合轨迹数。当轨迹绘制状态开启时，展示当天的轨迹点连线。</w:t>
      </w:r>
    </w:p>
    <w:p>
      <w:pPr>
        <w:pStyle w:val="2"/>
        <w:widowControl w:val="0"/>
        <w:numPr>
          <w:ilvl w:val="-1"/>
          <w:numId w:val="0"/>
        </w:numPr>
        <w:spacing w:after="120" w:line="360" w:lineRule="auto"/>
        <w:ind w:left="0" w:leftChars="0" w:firstLine="0" w:firstLineChars="0"/>
        <w:jc w:val="both"/>
        <w:rPr>
          <w:rFonts w:hint="default"/>
          <w:b/>
          <w:bCs/>
          <w:lang w:eastAsia="zh-Hans"/>
        </w:rPr>
      </w:pPr>
      <w:r>
        <w:rPr>
          <w:rFonts w:hint="default"/>
          <w:b/>
          <w:bCs/>
          <w:lang w:eastAsia="zh-Hans"/>
        </w:rPr>
        <w:t>【</w:t>
      </w:r>
      <w:r>
        <w:rPr>
          <w:rFonts w:hint="eastAsia"/>
          <w:b/>
          <w:bCs/>
          <w:lang w:val="en-US" w:eastAsia="zh-Hans"/>
        </w:rPr>
        <w:t>关系图谱</w:t>
      </w:r>
      <w:r>
        <w:rPr>
          <w:rFonts w:hint="default"/>
          <w:b/>
          <w:bCs/>
          <w:lang w:eastAsia="zh-Hans"/>
        </w:rPr>
        <w:t>】</w:t>
      </w:r>
    </w:p>
    <w:p>
      <w:pPr>
        <w:pStyle w:val="2"/>
        <w:widowControl w:val="0"/>
        <w:numPr>
          <w:ilvl w:val="-1"/>
          <w:numId w:val="0"/>
        </w:numPr>
        <w:spacing w:after="120" w:line="360" w:lineRule="auto"/>
        <w:ind w:left="0" w:leftChars="0" w:firstLine="480" w:firstLineChars="0"/>
        <w:jc w:val="both"/>
        <w:rPr>
          <w:rFonts w:hint="eastAsia"/>
          <w:b w:val="0"/>
          <w:bCs w:val="0"/>
          <w:lang w:val="en-US" w:eastAsia="zh-Hans"/>
        </w:rPr>
      </w:pPr>
      <w:r>
        <w:rPr>
          <w:rFonts w:hint="eastAsia"/>
          <w:b w:val="0"/>
          <w:bCs w:val="0"/>
          <w:lang w:val="en-US" w:eastAsia="zh-Hans"/>
        </w:rPr>
        <w:t>关系图谱包含全部关系、户籍关系、行为关系及背景关系，下设二级关系类型。支持基于自定义关联关系类型的目录更新，动态获取展示关联类型目录。支持统计某一人员档案关系实体的数量。</w:t>
      </w:r>
    </w:p>
    <w:p>
      <w:pPr>
        <w:pStyle w:val="2"/>
        <w:widowControl w:val="0"/>
        <w:numPr>
          <w:ilvl w:val="-1"/>
          <w:numId w:val="0"/>
        </w:numPr>
        <w:spacing w:after="120" w:line="360" w:lineRule="auto"/>
        <w:jc w:val="both"/>
        <w:rPr>
          <w:rFonts w:hint="eastAsia"/>
          <w:b w:val="0"/>
          <w:bCs w:val="0"/>
          <w:lang w:val="en-US" w:eastAsia="zh-Hans"/>
        </w:rPr>
      </w:pPr>
      <w:r>
        <w:rPr>
          <w:rFonts w:hint="eastAsia"/>
          <w:b w:val="0"/>
          <w:bCs w:val="0"/>
          <w:lang w:val="en-US" w:eastAsia="zh-Hans"/>
        </w:rPr>
        <w:t>◆支持基于关系层级的一度</w:t>
      </w:r>
      <w:r>
        <w:rPr>
          <w:rFonts w:hint="default"/>
          <w:b w:val="0"/>
          <w:bCs w:val="0"/>
          <w:lang w:eastAsia="zh-Hans"/>
        </w:rPr>
        <w:t>/</w:t>
      </w:r>
      <w:r>
        <w:rPr>
          <w:rFonts w:hint="eastAsia"/>
          <w:b w:val="0"/>
          <w:bCs w:val="0"/>
          <w:lang w:val="en-US" w:eastAsia="zh-Hans"/>
        </w:rPr>
        <w:t>二度关系选择，如选择二度关系，则二度关系实体节点需查询其与关系图谱内其他实体节点是否存在关系。</w:t>
      </w:r>
    </w:p>
    <w:p>
      <w:pPr>
        <w:pStyle w:val="2"/>
        <w:widowControl w:val="0"/>
        <w:numPr>
          <w:ilvl w:val="-1"/>
          <w:numId w:val="0"/>
        </w:numPr>
        <w:spacing w:after="120" w:line="360" w:lineRule="auto"/>
        <w:jc w:val="both"/>
        <w:rPr>
          <w:rFonts w:hint="eastAsia"/>
          <w:b w:val="0"/>
          <w:bCs w:val="0"/>
          <w:lang w:val="en-US" w:eastAsia="zh-Hans"/>
        </w:rPr>
      </w:pPr>
      <w:r>
        <w:rPr>
          <w:rFonts w:hint="eastAsia"/>
          <w:b w:val="0"/>
          <w:bCs w:val="0"/>
          <w:lang w:val="en-US" w:eastAsia="zh-Hans"/>
        </w:rPr>
        <w:t>◆支持基于关系置信度过滤筛选</w:t>
      </w:r>
    </w:p>
    <w:p>
      <w:pPr>
        <w:pStyle w:val="2"/>
        <w:widowControl w:val="0"/>
        <w:numPr>
          <w:ilvl w:val="-1"/>
          <w:numId w:val="0"/>
        </w:numPr>
        <w:spacing w:after="120" w:line="360" w:lineRule="auto"/>
        <w:jc w:val="both"/>
        <w:rPr>
          <w:rFonts w:hint="eastAsia"/>
          <w:b w:val="0"/>
          <w:bCs w:val="0"/>
          <w:lang w:val="en-US" w:eastAsia="zh-Hans"/>
        </w:rPr>
      </w:pPr>
      <w:r>
        <w:rPr>
          <w:rFonts w:hint="eastAsia"/>
          <w:b w:val="0"/>
          <w:bCs w:val="0"/>
          <w:lang w:val="en-US" w:eastAsia="zh-Hans"/>
        </w:rPr>
        <w:t>◆支持基于图谱形式的关系展示，实体节点展示人员姓名，关系连线展示关系类型及置信度。如实体节点间存在多关系类型，支持展示多关系类型。</w:t>
      </w:r>
    </w:p>
    <w:p>
      <w:pPr>
        <w:pStyle w:val="2"/>
        <w:widowControl w:val="0"/>
        <w:numPr>
          <w:ilvl w:val="-1"/>
          <w:numId w:val="0"/>
        </w:numPr>
        <w:spacing w:after="120" w:line="360" w:lineRule="auto"/>
        <w:ind w:left="0" w:leftChars="0" w:firstLine="0" w:firstLineChars="0"/>
        <w:jc w:val="both"/>
        <w:rPr>
          <w:rFonts w:hint="default"/>
          <w:b/>
          <w:bCs/>
          <w:lang w:eastAsia="zh-Hans"/>
        </w:rPr>
      </w:pPr>
      <w:r>
        <w:rPr>
          <w:rFonts w:hint="default"/>
          <w:b/>
          <w:bCs/>
          <w:lang w:eastAsia="zh-Hans"/>
        </w:rPr>
        <w:t>【</w:t>
      </w:r>
      <w:r>
        <w:rPr>
          <w:rFonts w:hint="eastAsia"/>
          <w:b/>
          <w:bCs/>
          <w:lang w:val="en-US" w:eastAsia="zh-Hans"/>
        </w:rPr>
        <w:t>标签规律</w:t>
      </w:r>
      <w:r>
        <w:rPr>
          <w:rFonts w:hint="default"/>
          <w:b/>
          <w:bCs/>
          <w:lang w:eastAsia="zh-Hans"/>
        </w:rPr>
        <w:t>】</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val="0"/>
          <w:bCs w:val="0"/>
          <w:lang w:val="en-US" w:eastAsia="zh-Hans"/>
        </w:rPr>
        <w:t>◆支持基于人员的标签展示</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val="0"/>
          <w:bCs w:val="0"/>
          <w:lang w:val="en-US" w:eastAsia="zh-Hans"/>
        </w:rPr>
        <w:t>◆支持基于人员活动规律的轨迹数量统计，轨迹类型包含：全部、人脸轨迹、人体轨迹及门禁轨迹。支持用户自定义选择轨迹统计日期范围，支持用户自定义选择统计粒度：小时</w:t>
      </w:r>
      <w:r>
        <w:rPr>
          <w:rFonts w:hint="default"/>
          <w:b w:val="0"/>
          <w:bCs w:val="0"/>
          <w:lang w:eastAsia="zh-Hans"/>
        </w:rPr>
        <w:t>/</w:t>
      </w:r>
      <w:r>
        <w:rPr>
          <w:rFonts w:hint="eastAsia"/>
          <w:b w:val="0"/>
          <w:bCs w:val="0"/>
          <w:lang w:val="en-US" w:eastAsia="zh-Hans"/>
        </w:rPr>
        <w:t>天</w:t>
      </w:r>
      <w:r>
        <w:rPr>
          <w:rFonts w:hint="default"/>
          <w:b w:val="0"/>
          <w:bCs w:val="0"/>
          <w:lang w:eastAsia="zh-Hans"/>
        </w:rPr>
        <w:t>/</w:t>
      </w:r>
      <w:r>
        <w:rPr>
          <w:rFonts w:hint="eastAsia"/>
          <w:b w:val="0"/>
          <w:bCs w:val="0"/>
          <w:lang w:val="en-US" w:eastAsia="zh-Hans"/>
        </w:rPr>
        <w:t>月。</w:t>
      </w:r>
    </w:p>
    <w:p>
      <w:pPr>
        <w:pStyle w:val="8"/>
        <w:numPr>
          <w:ilvl w:val="-1"/>
          <w:numId w:val="0"/>
        </w:numPr>
        <w:ind w:left="0" w:firstLine="0"/>
        <w:outlineLvl w:val="4"/>
      </w:pPr>
      <w:r>
        <w:t>5.2.2.1.1</w:t>
      </w:r>
      <w:r>
        <w:rPr>
          <w:rFonts w:hint="eastAsia"/>
          <w:lang w:val="en-US" w:eastAsia="zh-Hans"/>
        </w:rPr>
        <w:t>功能流程</w:t>
      </w:r>
    </w:p>
    <w:p>
      <w:pPr>
        <w:pStyle w:val="2"/>
        <w:ind w:left="0" w:leftChars="0" w:firstLine="0" w:firstLineChars="0"/>
        <w:rPr>
          <w:rFonts w:hint="eastAsia"/>
          <w:lang w:val="en-US" w:eastAsia="zh-Hans"/>
        </w:rPr>
      </w:pPr>
      <w:r>
        <w:rPr>
          <w:rFonts w:hint="eastAsia"/>
          <w:lang w:val="en-US" w:eastAsia="zh-Hans"/>
        </w:rPr>
        <w:t>略</w:t>
      </w:r>
    </w:p>
    <w:p>
      <w:pPr>
        <w:pStyle w:val="2"/>
        <w:ind w:left="0" w:leftChars="0" w:firstLine="0" w:firstLineChars="0"/>
        <w:rPr>
          <w:rFonts w:hint="eastAsia"/>
          <w:lang w:val="en-US" w:eastAsia="zh-Hans"/>
        </w:rPr>
      </w:pPr>
    </w:p>
    <w:p>
      <w:pPr>
        <w:pStyle w:val="7"/>
        <w:numPr>
          <w:ilvl w:val="-1"/>
          <w:numId w:val="0"/>
        </w:numPr>
        <w:ind w:left="0" w:firstLine="0"/>
        <w:outlineLvl w:val="3"/>
        <w:rPr>
          <w:rFonts w:hint="eastAsia"/>
          <w:lang w:val="en-US" w:eastAsia="zh-Hans"/>
        </w:rPr>
      </w:pPr>
      <w:bookmarkStart w:id="123" w:name="_Toc1596006836"/>
      <w:r>
        <w:t>5.2.2.2</w:t>
      </w:r>
      <w:r>
        <w:rPr>
          <w:rFonts w:hint="eastAsia"/>
          <w:lang w:val="en-US" w:eastAsia="zh-Hans"/>
        </w:rPr>
        <w:t>车辆档案详情</w:t>
      </w:r>
      <w:bookmarkEnd w:id="123"/>
    </w:p>
    <w:p>
      <w:pPr>
        <w:pStyle w:val="8"/>
        <w:numPr>
          <w:ilvl w:val="-1"/>
          <w:numId w:val="0"/>
        </w:numPr>
        <w:ind w:left="0" w:firstLine="0"/>
        <w:outlineLvl w:val="4"/>
        <w:rPr>
          <w:rFonts w:hint="eastAsia"/>
          <w:lang w:val="en-US" w:eastAsia="zh-Hans"/>
        </w:rPr>
      </w:pPr>
      <w:r>
        <w:t>5.2.2.2.1功能描述</w:t>
      </w:r>
    </w:p>
    <w:p>
      <w:pPr>
        <w:pStyle w:val="2"/>
        <w:widowControl w:val="0"/>
        <w:numPr>
          <w:ilvl w:val="-1"/>
          <w:numId w:val="0"/>
        </w:numPr>
        <w:spacing w:after="120" w:line="360" w:lineRule="auto"/>
        <w:ind w:left="0" w:leftChars="0" w:firstLine="0" w:firstLineChars="0"/>
        <w:jc w:val="both"/>
        <w:rPr>
          <w:rFonts w:hint="eastAsia"/>
          <w:b w:val="0"/>
          <w:bCs w:val="0"/>
          <w:lang w:eastAsia="zh-Hans"/>
        </w:rPr>
      </w:pPr>
      <w:r>
        <w:rPr>
          <w:rFonts w:hint="eastAsia"/>
          <w:b w:val="0"/>
          <w:bCs w:val="0"/>
          <w:lang w:val="en-US" w:eastAsia="zh-Hans"/>
        </w:rPr>
        <w:t>用于展示单个车辆档案详细数据</w:t>
      </w:r>
      <w:r>
        <w:rPr>
          <w:rFonts w:hint="default"/>
          <w:b w:val="0"/>
          <w:bCs w:val="0"/>
          <w:lang w:eastAsia="zh-Hans"/>
        </w:rPr>
        <w:t>。</w:t>
      </w:r>
      <w:r>
        <w:rPr>
          <w:rFonts w:hint="eastAsia"/>
          <w:b w:val="0"/>
          <w:bCs w:val="0"/>
          <w:lang w:val="en-US" w:eastAsia="zh-Hans"/>
        </w:rPr>
        <w:t>主要包括</w:t>
      </w:r>
      <w:r>
        <w:rPr>
          <w:rFonts w:hint="default"/>
          <w:b w:val="0"/>
          <w:bCs w:val="0"/>
          <w:lang w:eastAsia="zh-Hans"/>
        </w:rPr>
        <w:t>：</w:t>
      </w:r>
      <w:r>
        <w:rPr>
          <w:rFonts w:hint="eastAsia"/>
          <w:b w:val="0"/>
          <w:bCs w:val="0"/>
          <w:lang w:eastAsia="zh-Hans"/>
        </w:rPr>
        <w:t>【</w:t>
      </w:r>
      <w:r>
        <w:rPr>
          <w:rFonts w:hint="eastAsia"/>
          <w:b w:val="0"/>
          <w:bCs w:val="0"/>
          <w:lang w:val="en-US" w:eastAsia="zh-Hans"/>
        </w:rPr>
        <w:t>通用信息】、</w:t>
      </w:r>
      <w:r>
        <w:rPr>
          <w:rFonts w:hint="default"/>
          <w:b w:val="0"/>
          <w:bCs w:val="0"/>
          <w:lang w:eastAsia="zh-Hans"/>
        </w:rPr>
        <w:t>【</w:t>
      </w:r>
      <w:r>
        <w:rPr>
          <w:rFonts w:hint="eastAsia"/>
          <w:b w:val="0"/>
          <w:bCs w:val="0"/>
          <w:lang w:val="en-US" w:eastAsia="zh-Hans"/>
        </w:rPr>
        <w:t>基础信息</w:t>
      </w:r>
      <w:r>
        <w:rPr>
          <w:rFonts w:hint="default"/>
          <w:b w:val="0"/>
          <w:bCs w:val="0"/>
          <w:lang w:eastAsia="zh-Hans"/>
        </w:rPr>
        <w:t>】</w:t>
      </w:r>
      <w:r>
        <w:rPr>
          <w:rFonts w:hint="eastAsia"/>
          <w:b w:val="0"/>
          <w:bCs w:val="0"/>
          <w:lang w:eastAsia="zh-Hans"/>
        </w:rPr>
        <w:t>、【</w:t>
      </w:r>
      <w:r>
        <w:rPr>
          <w:rFonts w:hint="eastAsia"/>
          <w:b w:val="0"/>
          <w:bCs w:val="0"/>
          <w:lang w:val="en-US" w:eastAsia="zh-Hans"/>
        </w:rPr>
        <w:t>关联信息</w:t>
      </w:r>
      <w:r>
        <w:rPr>
          <w:rFonts w:hint="eastAsia"/>
          <w:b w:val="0"/>
          <w:bCs w:val="0"/>
          <w:lang w:eastAsia="zh-Hans"/>
        </w:rPr>
        <w:t>】、</w:t>
      </w:r>
      <w:r>
        <w:rPr>
          <w:rFonts w:hint="default"/>
          <w:b w:val="0"/>
          <w:bCs w:val="0"/>
          <w:lang w:eastAsia="zh-Hans"/>
        </w:rPr>
        <w:t>【</w:t>
      </w:r>
      <w:r>
        <w:rPr>
          <w:rFonts w:hint="eastAsia"/>
          <w:b w:val="0"/>
          <w:bCs w:val="0"/>
          <w:lang w:val="en-US" w:eastAsia="zh-Hans"/>
        </w:rPr>
        <w:t>轨迹信息</w:t>
      </w:r>
      <w:r>
        <w:rPr>
          <w:rFonts w:hint="default"/>
          <w:b w:val="0"/>
          <w:bCs w:val="0"/>
          <w:lang w:eastAsia="zh-Hans"/>
        </w:rPr>
        <w:t>】</w:t>
      </w:r>
      <w:r>
        <w:rPr>
          <w:rFonts w:hint="eastAsia"/>
          <w:b w:val="0"/>
          <w:bCs w:val="0"/>
          <w:lang w:eastAsia="zh-Hans"/>
        </w:rPr>
        <w:t>、</w:t>
      </w:r>
      <w:r>
        <w:rPr>
          <w:rFonts w:hint="default"/>
          <w:b w:val="0"/>
          <w:bCs w:val="0"/>
          <w:lang w:eastAsia="zh-Hans"/>
        </w:rPr>
        <w:t>【</w:t>
      </w:r>
      <w:r>
        <w:rPr>
          <w:rFonts w:hint="eastAsia"/>
          <w:b w:val="0"/>
          <w:bCs w:val="0"/>
          <w:lang w:val="en-US" w:eastAsia="zh-Hans"/>
        </w:rPr>
        <w:t>关系图谱</w:t>
      </w:r>
      <w:r>
        <w:rPr>
          <w:rFonts w:hint="default"/>
          <w:b w:val="0"/>
          <w:bCs w:val="0"/>
          <w:lang w:eastAsia="zh-Hans"/>
        </w:rPr>
        <w:t>】</w:t>
      </w:r>
      <w:r>
        <w:rPr>
          <w:rFonts w:hint="eastAsia"/>
          <w:b w:val="0"/>
          <w:bCs w:val="0"/>
          <w:lang w:eastAsia="zh-Hans"/>
        </w:rPr>
        <w:t>、</w:t>
      </w:r>
      <w:r>
        <w:rPr>
          <w:rFonts w:hint="default"/>
          <w:b w:val="0"/>
          <w:bCs w:val="0"/>
          <w:lang w:eastAsia="zh-Hans"/>
        </w:rPr>
        <w:t>【</w:t>
      </w:r>
      <w:r>
        <w:rPr>
          <w:rFonts w:hint="eastAsia"/>
          <w:b w:val="0"/>
          <w:bCs w:val="0"/>
          <w:lang w:val="en-US" w:eastAsia="zh-Hans"/>
        </w:rPr>
        <w:t>标签规律</w:t>
      </w:r>
      <w:r>
        <w:rPr>
          <w:rFonts w:hint="default"/>
          <w:b w:val="0"/>
          <w:bCs w:val="0"/>
          <w:lang w:eastAsia="zh-Hans"/>
        </w:rPr>
        <w:t>】</w:t>
      </w:r>
      <w:r>
        <w:rPr>
          <w:rFonts w:hint="eastAsia"/>
          <w:b w:val="0"/>
          <w:bCs w:val="0"/>
          <w:lang w:eastAsia="zh-Hans"/>
        </w:rPr>
        <w:t>。</w:t>
      </w:r>
    </w:p>
    <w:p>
      <w:pPr>
        <w:pStyle w:val="2"/>
        <w:widowControl w:val="0"/>
        <w:numPr>
          <w:ilvl w:val="-1"/>
          <w:numId w:val="0"/>
        </w:numPr>
        <w:spacing w:after="120" w:line="360" w:lineRule="auto"/>
        <w:ind w:left="0" w:leftChars="0" w:firstLine="0" w:firstLineChars="0"/>
        <w:jc w:val="both"/>
        <w:rPr>
          <w:rFonts w:hint="default"/>
          <w:b/>
          <w:bCs/>
          <w:lang w:eastAsia="zh-Hans"/>
        </w:rPr>
      </w:pPr>
      <w:r>
        <w:rPr>
          <w:rFonts w:hint="default"/>
          <w:b/>
          <w:bCs/>
          <w:lang w:eastAsia="zh-Hans"/>
        </w:rPr>
        <w:t>【</w:t>
      </w:r>
      <w:r>
        <w:rPr>
          <w:rFonts w:hint="eastAsia"/>
          <w:b/>
          <w:bCs/>
          <w:lang w:val="en-US" w:eastAsia="zh-Hans"/>
        </w:rPr>
        <w:t>通用信息</w:t>
      </w:r>
      <w:r>
        <w:rPr>
          <w:rFonts w:hint="default"/>
          <w:b/>
          <w:bCs/>
          <w:lang w:eastAsia="zh-Hans"/>
        </w:rPr>
        <w:t>】</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val="0"/>
          <w:bCs w:val="0"/>
          <w:lang w:val="en-US" w:eastAsia="zh-Hans"/>
        </w:rPr>
        <w:t>通用信息是动态档案的通用描述，旨在展示实体最常用的信息。</w:t>
      </w:r>
    </w:p>
    <w:p>
      <w:pPr>
        <w:pStyle w:val="2"/>
        <w:widowControl w:val="0"/>
        <w:numPr>
          <w:ilvl w:val="-1"/>
          <w:numId w:val="0"/>
        </w:numPr>
        <w:spacing w:after="120" w:line="360" w:lineRule="auto"/>
        <w:ind w:left="0" w:leftChars="0" w:firstLine="0" w:firstLineChars="0"/>
        <w:jc w:val="both"/>
        <w:rPr>
          <w:rFonts w:hint="eastAsia"/>
          <w:b/>
          <w:bCs/>
          <w:lang w:val="en-US" w:eastAsia="zh-Hans"/>
        </w:rPr>
      </w:pPr>
      <w:r>
        <w:rPr>
          <w:rFonts w:hint="eastAsia"/>
          <w:b/>
          <w:bCs/>
          <w:lang w:val="en-US" w:eastAsia="zh-Hans"/>
        </w:rPr>
        <w:t>◆</w:t>
      </w:r>
      <w:r>
        <w:rPr>
          <w:rFonts w:hint="eastAsia"/>
          <w:b w:val="0"/>
          <w:bCs w:val="0"/>
          <w:lang w:val="en-US" w:eastAsia="zh-Hans"/>
        </w:rPr>
        <w:t>通用信息需展示：车辆封面照片、车牌颜色</w:t>
      </w:r>
      <w:r>
        <w:rPr>
          <w:rFonts w:hint="default"/>
          <w:b w:val="0"/>
          <w:bCs w:val="0"/>
          <w:lang w:eastAsia="zh-Hans"/>
        </w:rPr>
        <w:t>+</w:t>
      </w:r>
      <w:r>
        <w:rPr>
          <w:rFonts w:hint="eastAsia"/>
          <w:b w:val="0"/>
          <w:bCs w:val="0"/>
          <w:lang w:val="en-US" w:eastAsia="zh-Hans"/>
        </w:rPr>
        <w:t>车牌号码、车辆类型、车身颜色、车辆专题库（支持多个）、车辆标签（支持多个）、车辆轨迹数量、首次出现时间、首次出现地点（可基于地图展示定位）、最近出现时间、最近出现地点（可基于地图展示定位）。</w:t>
      </w:r>
    </w:p>
    <w:p>
      <w:pPr>
        <w:pStyle w:val="2"/>
        <w:widowControl w:val="0"/>
        <w:numPr>
          <w:ilvl w:val="-1"/>
          <w:numId w:val="0"/>
        </w:numPr>
        <w:spacing w:after="120" w:line="360" w:lineRule="auto"/>
        <w:ind w:left="0" w:leftChars="0" w:firstLine="0" w:firstLineChars="0"/>
        <w:jc w:val="both"/>
        <w:rPr>
          <w:rFonts w:hint="eastAsia"/>
          <w:b/>
          <w:bCs/>
          <w:lang w:val="en-US" w:eastAsia="zh-Hans"/>
        </w:rPr>
      </w:pPr>
      <w:r>
        <w:rPr>
          <w:rFonts w:hint="eastAsia"/>
          <w:b/>
          <w:bCs/>
          <w:lang w:val="en-US" w:eastAsia="zh-Hans"/>
        </w:rPr>
        <w:t>【基础信息】</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val="0"/>
          <w:bCs w:val="0"/>
          <w:lang w:val="en-US" w:eastAsia="zh-Hans"/>
        </w:rPr>
        <w:t>基础信息默认展示最近更新的专题信息库的基础信息，可选择需展示的专题信息库。可对基础信息进行编辑及保存。</w:t>
      </w:r>
    </w:p>
    <w:p>
      <w:pPr>
        <w:pStyle w:val="2"/>
        <w:widowControl w:val="0"/>
        <w:numPr>
          <w:ilvl w:val="-1"/>
          <w:numId w:val="0"/>
        </w:numPr>
        <w:spacing w:after="120" w:line="360" w:lineRule="auto"/>
        <w:ind w:left="0" w:leftChars="0" w:firstLine="0" w:firstLineChars="0"/>
        <w:jc w:val="both"/>
        <w:rPr>
          <w:rFonts w:hint="eastAsia"/>
          <w:b/>
          <w:bCs/>
          <w:lang w:val="en-US" w:eastAsia="zh-Hans"/>
        </w:rPr>
      </w:pPr>
      <w:r>
        <w:rPr>
          <w:rFonts w:hint="eastAsia"/>
          <w:b w:val="0"/>
          <w:bCs w:val="0"/>
          <w:lang w:val="en-US" w:eastAsia="zh-Hans"/>
        </w:rPr>
        <w:t>基础信息需展示：车牌颜色、车辆类型、车辆品牌、车辆型号、车身颜色、车主证件类型、车主证件号码、车主姓名、车主电话号码。</w:t>
      </w:r>
    </w:p>
    <w:p>
      <w:pPr>
        <w:pStyle w:val="2"/>
        <w:widowControl w:val="0"/>
        <w:numPr>
          <w:ilvl w:val="-1"/>
          <w:numId w:val="0"/>
        </w:numPr>
        <w:spacing w:after="120" w:line="360" w:lineRule="auto"/>
        <w:ind w:left="0" w:leftChars="0" w:firstLine="0" w:firstLineChars="0"/>
        <w:jc w:val="both"/>
        <w:rPr>
          <w:rFonts w:hint="eastAsia"/>
          <w:b/>
          <w:bCs/>
          <w:lang w:val="en-US" w:eastAsia="zh-Hans"/>
        </w:rPr>
      </w:pPr>
      <w:r>
        <w:rPr>
          <w:rFonts w:hint="eastAsia"/>
          <w:b/>
          <w:bCs/>
          <w:lang w:val="en-US" w:eastAsia="zh-Hans"/>
        </w:rPr>
        <w:t>【关联信息】</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val="0"/>
          <w:bCs w:val="0"/>
          <w:lang w:val="en-US" w:eastAsia="zh-Hans"/>
        </w:rPr>
        <w:t>关联信息包含关联人员、关联终端及关联号卡，下设二级关联类型。支持基于自定义关联关系类型的目录更新，动态获取展示关联类型目录。支持统计某一车辆档案关联要素的数量。</w:t>
      </w:r>
    </w:p>
    <w:p>
      <w:pPr>
        <w:pStyle w:val="2"/>
        <w:widowControl w:val="0"/>
        <w:numPr>
          <w:ilvl w:val="-1"/>
          <w:numId w:val="0"/>
        </w:numPr>
        <w:spacing w:after="120" w:line="360" w:lineRule="auto"/>
        <w:ind w:left="0" w:leftChars="0" w:firstLine="0" w:firstLineChars="0"/>
        <w:jc w:val="both"/>
        <w:rPr>
          <w:rFonts w:hint="eastAsia"/>
          <w:b/>
          <w:bCs/>
          <w:lang w:val="en-US" w:eastAsia="zh-Hans"/>
        </w:rPr>
      </w:pPr>
      <w:r>
        <w:rPr>
          <w:rFonts w:hint="eastAsia"/>
          <w:b/>
          <w:bCs/>
          <w:lang w:val="en-US" w:eastAsia="zh-Hans"/>
        </w:rPr>
        <w:t>◆关联人员：包含关联主副驾乘、关联登记车主、关联交通违章人</w:t>
      </w:r>
      <w:r>
        <w:rPr>
          <w:rFonts w:hint="default"/>
          <w:b/>
          <w:bCs/>
          <w:lang w:eastAsia="zh-Hans"/>
        </w:rPr>
        <w:t>(</w:t>
      </w:r>
      <w:r>
        <w:rPr>
          <w:rFonts w:hint="eastAsia"/>
          <w:b/>
          <w:bCs/>
          <w:lang w:val="en-US" w:eastAsia="zh-Hans"/>
        </w:rPr>
        <w:t>定制</w:t>
      </w:r>
      <w:r>
        <w:rPr>
          <w:rFonts w:hint="default"/>
          <w:b/>
          <w:bCs/>
          <w:lang w:eastAsia="zh-Hans"/>
        </w:rPr>
        <w:t>)</w:t>
      </w:r>
    </w:p>
    <w:p>
      <w:pPr>
        <w:pStyle w:val="2"/>
        <w:widowControl w:val="0"/>
        <w:numPr>
          <w:ilvl w:val="-1"/>
          <w:numId w:val="0"/>
        </w:numPr>
        <w:spacing w:after="120" w:line="360" w:lineRule="auto"/>
        <w:ind w:left="0" w:leftChars="0" w:firstLine="480" w:firstLineChars="0"/>
        <w:jc w:val="both"/>
        <w:rPr>
          <w:rFonts w:hint="eastAsia"/>
          <w:b w:val="0"/>
          <w:bCs w:val="0"/>
          <w:lang w:val="en-US" w:eastAsia="zh-Hans"/>
        </w:rPr>
      </w:pPr>
      <w:r>
        <w:rPr>
          <w:rFonts w:hint="eastAsia"/>
          <w:b w:val="0"/>
          <w:bCs w:val="0"/>
          <w:lang w:val="en-US" w:eastAsia="zh-Hans"/>
        </w:rPr>
        <w:t>关联主副驾乘可根据时间、地点、驾驶或乘坐类型，过滤筛选人员档案关联的主副驾乘人脸抓拍照片及对应车辆。需展示场景大图、主副驾乘人脸小图、抓拍地点、抓拍时间、抓拍设备名称。根据抓拍时间由近及远排序。支持关联主副驾乘人脸的详情展示，内容为：车辆抓拍大图、车辆小图、主副驾乘人脸小图、车牌颜色</w:t>
      </w:r>
      <w:r>
        <w:rPr>
          <w:rFonts w:hint="default"/>
          <w:b w:val="0"/>
          <w:bCs w:val="0"/>
          <w:lang w:eastAsia="zh-Hans"/>
        </w:rPr>
        <w:t>+</w:t>
      </w:r>
      <w:r>
        <w:rPr>
          <w:rFonts w:hint="eastAsia"/>
          <w:b w:val="0"/>
          <w:bCs w:val="0"/>
          <w:lang w:val="en-US" w:eastAsia="zh-Hans"/>
        </w:rPr>
        <w:t>车牌号码、抓拍地点、抓拍时间、抓拍设备名称、建设单位、管理单位、设备厂商及车辆特征。支持以地图的形式展示抓拍点。支持以当前详情页关联主副驾乘人脸照片的二次搜索人员档案。</w:t>
      </w:r>
    </w:p>
    <w:p>
      <w:pPr>
        <w:pStyle w:val="2"/>
        <w:widowControl w:val="0"/>
        <w:numPr>
          <w:ilvl w:val="-1"/>
          <w:numId w:val="0"/>
        </w:numPr>
        <w:spacing w:after="120" w:line="360" w:lineRule="auto"/>
        <w:ind w:left="0" w:leftChars="0" w:firstLine="480" w:firstLineChars="0"/>
        <w:jc w:val="both"/>
        <w:rPr>
          <w:rFonts w:hint="eastAsia"/>
          <w:b w:val="0"/>
          <w:bCs w:val="0"/>
          <w:lang w:val="en-US" w:eastAsia="zh-Hans"/>
        </w:rPr>
      </w:pPr>
      <w:r>
        <w:rPr>
          <w:rFonts w:hint="eastAsia"/>
          <w:b w:val="0"/>
          <w:bCs w:val="0"/>
          <w:lang w:val="en-US" w:eastAsia="zh-Hans"/>
        </w:rPr>
        <w:t>关联登记车主需展示人员档案封面照、姓名、证件类型及证件号码。根据数据更新时间由近及远排序。支持以关联人员封面照片的二次搜索人员档案。</w:t>
      </w:r>
    </w:p>
    <w:p>
      <w:pPr>
        <w:pStyle w:val="2"/>
        <w:widowControl w:val="0"/>
        <w:numPr>
          <w:ilvl w:val="-1"/>
          <w:numId w:val="0"/>
        </w:numPr>
        <w:spacing w:after="120" w:line="360" w:lineRule="auto"/>
        <w:ind w:left="0" w:leftChars="0" w:firstLine="480" w:firstLineChars="0"/>
        <w:jc w:val="both"/>
        <w:rPr>
          <w:rFonts w:hint="eastAsia"/>
          <w:b w:val="0"/>
          <w:bCs w:val="0"/>
          <w:lang w:val="en-US" w:eastAsia="zh-Hans"/>
        </w:rPr>
      </w:pPr>
      <w:r>
        <w:rPr>
          <w:rFonts w:hint="eastAsia"/>
          <w:b w:val="0"/>
          <w:bCs w:val="0"/>
          <w:lang w:val="en-US" w:eastAsia="zh-Hans"/>
        </w:rPr>
        <w:t>关联交通违章人同上。</w:t>
      </w:r>
    </w:p>
    <w:p>
      <w:pPr>
        <w:pStyle w:val="2"/>
        <w:widowControl w:val="0"/>
        <w:numPr>
          <w:ilvl w:val="-1"/>
          <w:numId w:val="0"/>
        </w:numPr>
        <w:spacing w:after="120" w:line="360" w:lineRule="auto"/>
        <w:ind w:left="0" w:leftChars="0" w:firstLine="480" w:firstLineChars="0"/>
        <w:jc w:val="both"/>
        <w:rPr>
          <w:rFonts w:hint="eastAsia"/>
          <w:b w:val="0"/>
          <w:bCs w:val="0"/>
          <w:lang w:val="en-US" w:eastAsia="zh-Hans"/>
        </w:rPr>
      </w:pPr>
    </w:p>
    <w:p>
      <w:pPr>
        <w:pStyle w:val="2"/>
        <w:widowControl w:val="0"/>
        <w:numPr>
          <w:ilvl w:val="-1"/>
          <w:numId w:val="0"/>
        </w:numPr>
        <w:spacing w:after="120" w:line="360" w:lineRule="auto"/>
        <w:ind w:left="0" w:leftChars="0" w:firstLine="0" w:firstLineChars="0"/>
        <w:jc w:val="both"/>
        <w:rPr>
          <w:rFonts w:hint="eastAsia"/>
          <w:b/>
          <w:bCs/>
          <w:lang w:val="en-US" w:eastAsia="zh-Hans"/>
        </w:rPr>
      </w:pPr>
      <w:r>
        <w:rPr>
          <w:rFonts w:hint="eastAsia"/>
          <w:b/>
          <w:bCs/>
          <w:lang w:val="en-US" w:eastAsia="zh-Hans"/>
        </w:rPr>
        <w:t>◆关联终端：包含关联</w:t>
      </w:r>
      <w:r>
        <w:rPr>
          <w:rFonts w:hint="default"/>
          <w:b/>
          <w:bCs/>
          <w:lang w:eastAsia="zh-Hans"/>
        </w:rPr>
        <w:t>IMEI</w:t>
      </w:r>
      <w:r>
        <w:rPr>
          <w:rFonts w:hint="eastAsia"/>
          <w:b/>
          <w:bCs/>
          <w:lang w:val="en-US" w:eastAsia="zh-Hans"/>
        </w:rPr>
        <w:t>和关联</w:t>
      </w:r>
      <w:r>
        <w:rPr>
          <w:rFonts w:hint="default"/>
          <w:b/>
          <w:bCs/>
          <w:lang w:eastAsia="zh-Hans"/>
        </w:rPr>
        <w:t>MAC</w:t>
      </w:r>
      <w:r>
        <w:rPr>
          <w:rFonts w:hint="eastAsia"/>
          <w:b/>
          <w:bCs/>
          <w:lang w:val="en-US" w:eastAsia="zh-Hans"/>
        </w:rPr>
        <w:t>。</w:t>
      </w:r>
    </w:p>
    <w:p>
      <w:pPr>
        <w:pStyle w:val="2"/>
        <w:widowControl w:val="0"/>
        <w:numPr>
          <w:ilvl w:val="-1"/>
          <w:numId w:val="0"/>
        </w:numPr>
        <w:spacing w:after="120" w:line="360" w:lineRule="auto"/>
        <w:ind w:left="0" w:leftChars="0" w:firstLine="480" w:firstLineChars="0"/>
        <w:jc w:val="both"/>
        <w:rPr>
          <w:rFonts w:hint="eastAsia"/>
          <w:b w:val="0"/>
          <w:bCs w:val="0"/>
          <w:lang w:val="en-US" w:eastAsia="zh-Hans"/>
        </w:rPr>
      </w:pPr>
      <w:r>
        <w:rPr>
          <w:rFonts w:hint="eastAsia"/>
          <w:b w:val="0"/>
          <w:bCs w:val="0"/>
          <w:lang w:val="en-US" w:eastAsia="zh-Hans"/>
        </w:rPr>
        <w:t>关联</w:t>
      </w:r>
      <w:r>
        <w:rPr>
          <w:rFonts w:hint="default"/>
          <w:b w:val="0"/>
          <w:bCs w:val="0"/>
          <w:lang w:eastAsia="zh-Hans"/>
        </w:rPr>
        <w:t>IMEI</w:t>
      </w:r>
      <w:r>
        <w:rPr>
          <w:rFonts w:hint="eastAsia"/>
          <w:b w:val="0"/>
          <w:bCs w:val="0"/>
          <w:lang w:val="en-US" w:eastAsia="zh-Hans"/>
        </w:rPr>
        <w:t>需展示关联</w:t>
      </w:r>
      <w:r>
        <w:rPr>
          <w:rFonts w:hint="default"/>
          <w:b w:val="0"/>
          <w:bCs w:val="0"/>
          <w:lang w:eastAsia="zh-Hans"/>
        </w:rPr>
        <w:t>IMEI</w:t>
      </w:r>
      <w:r>
        <w:rPr>
          <w:rFonts w:hint="eastAsia"/>
          <w:b w:val="0"/>
          <w:bCs w:val="0"/>
          <w:lang w:val="en-US" w:eastAsia="zh-Hans"/>
        </w:rPr>
        <w:t>及置信度，根据置信度由高及低排序。支持以关联</w:t>
      </w:r>
      <w:r>
        <w:rPr>
          <w:rFonts w:hint="default"/>
          <w:b w:val="0"/>
          <w:bCs w:val="0"/>
          <w:lang w:eastAsia="zh-Hans"/>
        </w:rPr>
        <w:t>IMEI</w:t>
      </w:r>
      <w:r>
        <w:rPr>
          <w:rFonts w:hint="eastAsia"/>
          <w:b w:val="0"/>
          <w:bCs w:val="0"/>
          <w:lang w:val="en-US" w:eastAsia="zh-Hans"/>
        </w:rPr>
        <w:t>二次搜索终端档案及轨迹查看。可基于某一关联</w:t>
      </w:r>
      <w:r>
        <w:rPr>
          <w:rFonts w:hint="default"/>
          <w:b w:val="0"/>
          <w:bCs w:val="0"/>
          <w:lang w:eastAsia="zh-Hans"/>
        </w:rPr>
        <w:t>IMEI</w:t>
      </w:r>
      <w:r>
        <w:rPr>
          <w:rFonts w:hint="eastAsia"/>
          <w:b w:val="0"/>
          <w:bCs w:val="0"/>
          <w:lang w:eastAsia="zh-Hans"/>
        </w:rPr>
        <w:t>，</w:t>
      </w:r>
      <w:r>
        <w:rPr>
          <w:rFonts w:hint="eastAsia"/>
          <w:b w:val="0"/>
          <w:bCs w:val="0"/>
          <w:lang w:val="en-US" w:eastAsia="zh-Hans"/>
        </w:rPr>
        <w:t>进行二次车辆关联，展示关联车辆的封面照片、车牌颜色</w:t>
      </w:r>
      <w:r>
        <w:rPr>
          <w:rFonts w:hint="default"/>
          <w:b w:val="0"/>
          <w:bCs w:val="0"/>
          <w:lang w:eastAsia="zh-Hans"/>
        </w:rPr>
        <w:t>+</w:t>
      </w:r>
      <w:r>
        <w:rPr>
          <w:rFonts w:hint="eastAsia"/>
          <w:b w:val="0"/>
          <w:bCs w:val="0"/>
          <w:lang w:val="en-US" w:eastAsia="zh-Hans"/>
        </w:rPr>
        <w:t>车牌号码、车辆品牌、车辆颜色、置信度。二次车辆关联根据置信度由高及低排序。支持以当前关联侦码的二次关联车辆档案搜索。</w:t>
      </w:r>
    </w:p>
    <w:p>
      <w:pPr>
        <w:pStyle w:val="2"/>
        <w:widowControl w:val="0"/>
        <w:numPr>
          <w:ilvl w:val="-1"/>
          <w:numId w:val="0"/>
        </w:numPr>
        <w:spacing w:after="120" w:line="360" w:lineRule="auto"/>
        <w:ind w:left="0" w:leftChars="0" w:firstLine="480" w:firstLineChars="0"/>
        <w:jc w:val="both"/>
        <w:rPr>
          <w:rFonts w:hint="eastAsia"/>
          <w:b w:val="0"/>
          <w:bCs w:val="0"/>
          <w:lang w:val="en-US" w:eastAsia="zh-Hans"/>
        </w:rPr>
      </w:pPr>
      <w:r>
        <w:rPr>
          <w:rFonts w:hint="eastAsia"/>
          <w:b w:val="0"/>
          <w:bCs w:val="0"/>
          <w:lang w:val="en-US" w:eastAsia="zh-Hans"/>
        </w:rPr>
        <w:t>关联</w:t>
      </w:r>
      <w:r>
        <w:rPr>
          <w:rFonts w:hint="default"/>
          <w:b w:val="0"/>
          <w:bCs w:val="0"/>
          <w:lang w:eastAsia="zh-Hans"/>
        </w:rPr>
        <w:t>MAC</w:t>
      </w:r>
      <w:r>
        <w:rPr>
          <w:rFonts w:hint="eastAsia"/>
          <w:b w:val="0"/>
          <w:bCs w:val="0"/>
          <w:lang w:val="en-US" w:eastAsia="zh-Hans"/>
        </w:rPr>
        <w:t>同上</w:t>
      </w:r>
    </w:p>
    <w:p>
      <w:pPr>
        <w:pStyle w:val="2"/>
        <w:widowControl w:val="0"/>
        <w:numPr>
          <w:ilvl w:val="-1"/>
          <w:numId w:val="0"/>
        </w:numPr>
        <w:spacing w:after="120" w:line="360" w:lineRule="auto"/>
        <w:ind w:left="0" w:leftChars="0" w:firstLine="0" w:firstLineChars="0"/>
        <w:jc w:val="both"/>
        <w:rPr>
          <w:rFonts w:hint="eastAsia"/>
          <w:b/>
          <w:bCs/>
          <w:lang w:val="en-US" w:eastAsia="zh-Hans"/>
        </w:rPr>
      </w:pPr>
      <w:r>
        <w:rPr>
          <w:rFonts w:hint="eastAsia"/>
          <w:b/>
          <w:bCs/>
          <w:lang w:val="en-US" w:eastAsia="zh-Hans"/>
        </w:rPr>
        <w:t>◆关联卡码：包含关联</w:t>
      </w:r>
      <w:r>
        <w:rPr>
          <w:rFonts w:hint="default"/>
          <w:b/>
          <w:bCs/>
          <w:lang w:eastAsia="zh-Hans"/>
        </w:rPr>
        <w:t>IMSI</w:t>
      </w:r>
      <w:r>
        <w:rPr>
          <w:rFonts w:hint="eastAsia"/>
          <w:b/>
          <w:bCs/>
          <w:lang w:val="en-US" w:eastAsia="zh-Hans"/>
        </w:rPr>
        <w:t>和关联手机号。</w:t>
      </w:r>
    </w:p>
    <w:p>
      <w:pPr>
        <w:pStyle w:val="2"/>
        <w:widowControl w:val="0"/>
        <w:numPr>
          <w:ilvl w:val="-1"/>
          <w:numId w:val="0"/>
        </w:numPr>
        <w:spacing w:after="120" w:line="360" w:lineRule="auto"/>
        <w:ind w:left="0" w:leftChars="0" w:firstLine="480" w:firstLineChars="0"/>
        <w:jc w:val="both"/>
        <w:rPr>
          <w:rFonts w:hint="eastAsia"/>
          <w:b w:val="0"/>
          <w:bCs w:val="0"/>
          <w:lang w:val="en-US" w:eastAsia="zh-Hans"/>
        </w:rPr>
      </w:pPr>
      <w:r>
        <w:rPr>
          <w:rFonts w:hint="eastAsia"/>
          <w:b w:val="0"/>
          <w:bCs w:val="0"/>
          <w:lang w:val="en-US" w:eastAsia="zh-Hans"/>
        </w:rPr>
        <w:t>关联</w:t>
      </w:r>
      <w:r>
        <w:rPr>
          <w:rFonts w:hint="default"/>
          <w:b w:val="0"/>
          <w:bCs w:val="0"/>
          <w:lang w:eastAsia="zh-Hans"/>
        </w:rPr>
        <w:t>IMSI</w:t>
      </w:r>
      <w:r>
        <w:rPr>
          <w:rFonts w:hint="eastAsia"/>
          <w:b w:val="0"/>
          <w:bCs w:val="0"/>
          <w:lang w:val="en-US" w:eastAsia="zh-Hans"/>
        </w:rPr>
        <w:t>需展示关联</w:t>
      </w:r>
      <w:r>
        <w:rPr>
          <w:rFonts w:hint="default"/>
          <w:b w:val="0"/>
          <w:bCs w:val="0"/>
          <w:lang w:eastAsia="zh-Hans"/>
        </w:rPr>
        <w:t>IMSI</w:t>
      </w:r>
      <w:r>
        <w:rPr>
          <w:rFonts w:hint="eastAsia"/>
          <w:b w:val="0"/>
          <w:bCs w:val="0"/>
          <w:lang w:val="en-US" w:eastAsia="zh-Hans"/>
        </w:rPr>
        <w:t>及置信度，根据置信度由高及低排序。支持以关联</w:t>
      </w:r>
      <w:r>
        <w:rPr>
          <w:rFonts w:hint="default"/>
          <w:b w:val="0"/>
          <w:bCs w:val="0"/>
          <w:lang w:eastAsia="zh-Hans"/>
        </w:rPr>
        <w:t>IMSI</w:t>
      </w:r>
      <w:r>
        <w:rPr>
          <w:rFonts w:hint="eastAsia"/>
          <w:b w:val="0"/>
          <w:bCs w:val="0"/>
          <w:lang w:val="en-US" w:eastAsia="zh-Hans"/>
        </w:rPr>
        <w:t>二次搜索终端档案及轨迹查看。可基于某一关联</w:t>
      </w:r>
      <w:r>
        <w:rPr>
          <w:rFonts w:hint="default"/>
          <w:b w:val="0"/>
          <w:bCs w:val="0"/>
          <w:lang w:eastAsia="zh-Hans"/>
        </w:rPr>
        <w:t>IMSI</w:t>
      </w:r>
      <w:r>
        <w:rPr>
          <w:rFonts w:hint="eastAsia"/>
          <w:b w:val="0"/>
          <w:bCs w:val="0"/>
          <w:lang w:eastAsia="zh-Hans"/>
        </w:rPr>
        <w:t>，</w:t>
      </w:r>
      <w:r>
        <w:rPr>
          <w:rFonts w:hint="eastAsia"/>
          <w:b w:val="0"/>
          <w:bCs w:val="0"/>
          <w:lang w:val="en-US" w:eastAsia="zh-Hans"/>
        </w:rPr>
        <w:t>进行二次车辆关联，展示关联车辆的封面照片、车牌颜色</w:t>
      </w:r>
      <w:r>
        <w:rPr>
          <w:rFonts w:hint="default"/>
          <w:b w:val="0"/>
          <w:bCs w:val="0"/>
          <w:lang w:eastAsia="zh-Hans"/>
        </w:rPr>
        <w:t>+</w:t>
      </w:r>
      <w:r>
        <w:rPr>
          <w:rFonts w:hint="eastAsia"/>
          <w:b w:val="0"/>
          <w:bCs w:val="0"/>
          <w:lang w:val="en-US" w:eastAsia="zh-Hans"/>
        </w:rPr>
        <w:t>车牌号码、车辆品牌、车辆颜色、置信度。二次车辆关联根据置信度由高及低排序。支持以当前关联侦码的二次关联车辆档案搜索。</w:t>
      </w:r>
    </w:p>
    <w:p>
      <w:pPr>
        <w:pStyle w:val="2"/>
        <w:widowControl w:val="0"/>
        <w:numPr>
          <w:ilvl w:val="-1"/>
          <w:numId w:val="0"/>
        </w:numPr>
        <w:spacing w:after="120" w:line="360" w:lineRule="auto"/>
        <w:ind w:left="0" w:leftChars="0" w:firstLine="480" w:firstLineChars="0"/>
        <w:jc w:val="both"/>
        <w:rPr>
          <w:rFonts w:hint="eastAsia"/>
          <w:b w:val="0"/>
          <w:bCs w:val="0"/>
          <w:lang w:val="en-US" w:eastAsia="zh-Hans"/>
        </w:rPr>
      </w:pPr>
      <w:r>
        <w:rPr>
          <w:rFonts w:hint="eastAsia"/>
          <w:b w:val="0"/>
          <w:bCs w:val="0"/>
          <w:lang w:val="en-US" w:eastAsia="zh-Hans"/>
        </w:rPr>
        <w:t>关联手机号同上</w:t>
      </w:r>
    </w:p>
    <w:p>
      <w:pPr>
        <w:pStyle w:val="2"/>
        <w:widowControl w:val="0"/>
        <w:numPr>
          <w:ilvl w:val="-1"/>
          <w:numId w:val="0"/>
        </w:numPr>
        <w:spacing w:after="120" w:line="360" w:lineRule="auto"/>
        <w:ind w:left="0" w:leftChars="0" w:firstLine="0" w:firstLineChars="0"/>
        <w:jc w:val="both"/>
        <w:rPr>
          <w:rFonts w:hint="eastAsia"/>
          <w:b/>
          <w:bCs/>
          <w:lang w:val="en-US" w:eastAsia="zh-Hans"/>
        </w:rPr>
      </w:pPr>
      <w:r>
        <w:rPr>
          <w:rFonts w:hint="eastAsia"/>
          <w:b/>
          <w:bCs/>
          <w:lang w:val="en-US" w:eastAsia="zh-Hans"/>
        </w:rPr>
        <w:t>【轨迹信息】</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bCs/>
          <w:lang w:val="en-US" w:eastAsia="zh-Hans"/>
        </w:rPr>
        <w:t>◆</w:t>
      </w:r>
      <w:r>
        <w:rPr>
          <w:rFonts w:hint="eastAsia"/>
          <w:b w:val="0"/>
          <w:bCs w:val="0"/>
          <w:lang w:val="en-US" w:eastAsia="zh-Hans"/>
        </w:rPr>
        <w:t>支持车辆关联实体要素（关联人员、关联卡码、关联终端等）轨迹的地图展示。如关联人员、终端、卡码类，则需选择某一关联要素，轨迹信息仅展示单一要素的轨迹。</w:t>
      </w:r>
    </w:p>
    <w:p>
      <w:pPr>
        <w:pStyle w:val="2"/>
        <w:widowControl w:val="0"/>
        <w:numPr>
          <w:ilvl w:val="-1"/>
          <w:numId w:val="0"/>
        </w:numPr>
        <w:spacing w:after="120" w:line="360" w:lineRule="auto"/>
        <w:ind w:left="0" w:leftChars="0" w:firstLine="0" w:firstLineChars="0"/>
        <w:jc w:val="both"/>
        <w:rPr>
          <w:rFonts w:hint="eastAsia"/>
          <w:b w:val="0"/>
          <w:bCs w:val="0"/>
          <w:lang w:eastAsia="zh-Hans"/>
        </w:rPr>
      </w:pPr>
      <w:r>
        <w:rPr>
          <w:rFonts w:hint="eastAsia"/>
          <w:b/>
          <w:bCs/>
          <w:lang w:val="en-US" w:eastAsia="zh-Hans"/>
        </w:rPr>
        <w:t>◆</w:t>
      </w:r>
      <w:r>
        <w:rPr>
          <w:rFonts w:hint="eastAsia"/>
          <w:b w:val="0"/>
          <w:bCs w:val="0"/>
          <w:lang w:val="en-US" w:eastAsia="zh-Hans"/>
        </w:rPr>
        <w:t>支持基于日期时间的轨迹查询，以日期（天）为单位展示当天所有轨迹及抓拍图片</w:t>
      </w:r>
      <w:r>
        <w:rPr>
          <w:rFonts w:hint="default"/>
          <w:b w:val="0"/>
          <w:bCs w:val="0"/>
          <w:lang w:eastAsia="zh-Hans"/>
        </w:rPr>
        <w:t>(</w:t>
      </w:r>
      <w:r>
        <w:rPr>
          <w:rFonts w:hint="eastAsia"/>
          <w:b w:val="0"/>
          <w:bCs w:val="0"/>
          <w:lang w:val="en-US" w:eastAsia="zh-Hans"/>
        </w:rPr>
        <w:t>如存在</w:t>
      </w:r>
      <w:r>
        <w:rPr>
          <w:rFonts w:hint="default"/>
          <w:b w:val="0"/>
          <w:bCs w:val="0"/>
          <w:lang w:eastAsia="zh-Hans"/>
        </w:rPr>
        <w:t>)</w:t>
      </w:r>
      <w:r>
        <w:rPr>
          <w:rFonts w:hint="eastAsia"/>
          <w:b w:val="0"/>
          <w:bCs w:val="0"/>
          <w:lang w:eastAsia="zh-Hans"/>
        </w:rPr>
        <w:t>。</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bCs/>
          <w:lang w:val="en-US" w:eastAsia="zh-Hans"/>
        </w:rPr>
        <w:t>◆</w:t>
      </w:r>
      <w:r>
        <w:rPr>
          <w:rFonts w:hint="eastAsia"/>
          <w:b w:val="0"/>
          <w:bCs w:val="0"/>
          <w:lang w:val="en-US" w:eastAsia="zh-Hans"/>
        </w:rPr>
        <w:t>支持选择轨迹绘制状态，默认轨迹绘制状态关闭，地图展示轨迹聚合并统计聚合轨迹数。当轨迹绘制状态开启时，展示当天的轨迹点连线。</w:t>
      </w:r>
    </w:p>
    <w:p>
      <w:pPr>
        <w:pStyle w:val="2"/>
        <w:widowControl w:val="0"/>
        <w:numPr>
          <w:ilvl w:val="-1"/>
          <w:numId w:val="0"/>
        </w:numPr>
        <w:spacing w:after="120" w:line="360" w:lineRule="auto"/>
        <w:ind w:left="0" w:leftChars="0" w:firstLine="0" w:firstLineChars="0"/>
        <w:jc w:val="both"/>
        <w:rPr>
          <w:rFonts w:hint="default"/>
          <w:b/>
          <w:bCs/>
          <w:lang w:eastAsia="zh-Hans"/>
        </w:rPr>
      </w:pPr>
      <w:r>
        <w:rPr>
          <w:rFonts w:hint="default"/>
          <w:b/>
          <w:bCs/>
          <w:lang w:eastAsia="zh-Hans"/>
        </w:rPr>
        <w:t>【</w:t>
      </w:r>
      <w:r>
        <w:rPr>
          <w:rFonts w:hint="eastAsia"/>
          <w:b/>
          <w:bCs/>
          <w:lang w:val="en-US" w:eastAsia="zh-Hans"/>
        </w:rPr>
        <w:t>关系图谱</w:t>
      </w:r>
      <w:r>
        <w:rPr>
          <w:rFonts w:hint="default"/>
          <w:b/>
          <w:bCs/>
          <w:lang w:eastAsia="zh-Hans"/>
        </w:rPr>
        <w:t>】</w:t>
      </w:r>
    </w:p>
    <w:p>
      <w:pPr>
        <w:pStyle w:val="2"/>
        <w:widowControl w:val="0"/>
        <w:numPr>
          <w:ilvl w:val="-1"/>
          <w:numId w:val="0"/>
        </w:numPr>
        <w:spacing w:after="120" w:line="360" w:lineRule="auto"/>
        <w:ind w:left="0" w:leftChars="0" w:firstLine="480" w:firstLineChars="0"/>
        <w:jc w:val="both"/>
        <w:rPr>
          <w:rFonts w:hint="eastAsia"/>
          <w:b w:val="0"/>
          <w:bCs w:val="0"/>
          <w:lang w:val="en-US" w:eastAsia="zh-Hans"/>
        </w:rPr>
      </w:pPr>
      <w:r>
        <w:rPr>
          <w:rFonts w:hint="eastAsia"/>
          <w:b w:val="0"/>
          <w:bCs w:val="0"/>
          <w:lang w:val="en-US" w:eastAsia="zh-Hans"/>
        </w:rPr>
        <w:t>关系图谱包含全部关系、业务关系及行为关系，下设二级关系类型。支持基于自定义关联关系类型的目录更新，动态获取展示关联类型目录。支持统计某一车辆档案关系实体的数量。</w:t>
      </w:r>
    </w:p>
    <w:p>
      <w:pPr>
        <w:pStyle w:val="2"/>
        <w:widowControl w:val="0"/>
        <w:numPr>
          <w:ilvl w:val="-1"/>
          <w:numId w:val="0"/>
        </w:numPr>
        <w:spacing w:after="120" w:line="360" w:lineRule="auto"/>
        <w:jc w:val="both"/>
        <w:rPr>
          <w:rFonts w:hint="eastAsia"/>
          <w:b w:val="0"/>
          <w:bCs w:val="0"/>
          <w:lang w:val="en-US" w:eastAsia="zh-Hans"/>
        </w:rPr>
      </w:pPr>
      <w:r>
        <w:rPr>
          <w:rFonts w:hint="eastAsia"/>
          <w:b w:val="0"/>
          <w:bCs w:val="0"/>
          <w:lang w:val="en-US" w:eastAsia="zh-Hans"/>
        </w:rPr>
        <w:t>◆支持基于关系层级的一度</w:t>
      </w:r>
      <w:r>
        <w:rPr>
          <w:rFonts w:hint="default"/>
          <w:b w:val="0"/>
          <w:bCs w:val="0"/>
          <w:lang w:eastAsia="zh-Hans"/>
        </w:rPr>
        <w:t>/</w:t>
      </w:r>
      <w:r>
        <w:rPr>
          <w:rFonts w:hint="eastAsia"/>
          <w:b w:val="0"/>
          <w:bCs w:val="0"/>
          <w:lang w:val="en-US" w:eastAsia="zh-Hans"/>
        </w:rPr>
        <w:t>二度关系选择，如选择二度关系，则二度关系实体节点需查询其与关系图谱内其他实体节点是否存在关系。</w:t>
      </w:r>
    </w:p>
    <w:p>
      <w:pPr>
        <w:pStyle w:val="2"/>
        <w:widowControl w:val="0"/>
        <w:numPr>
          <w:ilvl w:val="-1"/>
          <w:numId w:val="0"/>
        </w:numPr>
        <w:spacing w:after="120" w:line="360" w:lineRule="auto"/>
        <w:jc w:val="both"/>
        <w:rPr>
          <w:rFonts w:hint="eastAsia"/>
          <w:b w:val="0"/>
          <w:bCs w:val="0"/>
          <w:lang w:val="en-US" w:eastAsia="zh-Hans"/>
        </w:rPr>
      </w:pPr>
      <w:r>
        <w:rPr>
          <w:rFonts w:hint="eastAsia"/>
          <w:b w:val="0"/>
          <w:bCs w:val="0"/>
          <w:lang w:val="en-US" w:eastAsia="zh-Hans"/>
        </w:rPr>
        <w:t>◆支持基于关系置信度过滤筛选</w:t>
      </w:r>
    </w:p>
    <w:p>
      <w:pPr>
        <w:pStyle w:val="2"/>
        <w:widowControl w:val="0"/>
        <w:numPr>
          <w:ilvl w:val="-1"/>
          <w:numId w:val="0"/>
        </w:numPr>
        <w:spacing w:after="120" w:line="360" w:lineRule="auto"/>
        <w:jc w:val="both"/>
        <w:rPr>
          <w:rFonts w:hint="eastAsia"/>
          <w:b w:val="0"/>
          <w:bCs w:val="0"/>
          <w:lang w:val="en-US" w:eastAsia="zh-Hans"/>
        </w:rPr>
      </w:pPr>
      <w:r>
        <w:rPr>
          <w:rFonts w:hint="eastAsia"/>
          <w:b w:val="0"/>
          <w:bCs w:val="0"/>
          <w:lang w:val="en-US" w:eastAsia="zh-Hans"/>
        </w:rPr>
        <w:t>◆支持基于图谱形式的关系展示，实体节点展示车牌颜色</w:t>
      </w:r>
      <w:r>
        <w:rPr>
          <w:rFonts w:hint="default"/>
          <w:b w:val="0"/>
          <w:bCs w:val="0"/>
          <w:lang w:eastAsia="zh-Hans"/>
        </w:rPr>
        <w:t>+</w:t>
      </w:r>
      <w:r>
        <w:rPr>
          <w:rFonts w:hint="eastAsia"/>
          <w:b w:val="0"/>
          <w:bCs w:val="0"/>
          <w:lang w:val="en-US" w:eastAsia="zh-Hans"/>
        </w:rPr>
        <w:t>车牌号码，关系连线展示关系类型及置信度。如实体节点间存在多关系类型，支持展示多关系类型。</w:t>
      </w:r>
    </w:p>
    <w:p>
      <w:pPr>
        <w:pStyle w:val="2"/>
        <w:widowControl w:val="0"/>
        <w:numPr>
          <w:ilvl w:val="-1"/>
          <w:numId w:val="0"/>
        </w:numPr>
        <w:spacing w:after="120" w:line="360" w:lineRule="auto"/>
        <w:ind w:left="0" w:leftChars="0" w:firstLine="0" w:firstLineChars="0"/>
        <w:jc w:val="both"/>
        <w:rPr>
          <w:rFonts w:hint="default"/>
          <w:b/>
          <w:bCs/>
          <w:lang w:eastAsia="zh-Hans"/>
        </w:rPr>
      </w:pPr>
      <w:r>
        <w:rPr>
          <w:rFonts w:hint="default"/>
          <w:b/>
          <w:bCs/>
          <w:lang w:eastAsia="zh-Hans"/>
        </w:rPr>
        <w:t>【</w:t>
      </w:r>
      <w:r>
        <w:rPr>
          <w:rFonts w:hint="eastAsia"/>
          <w:b/>
          <w:bCs/>
          <w:lang w:val="en-US" w:eastAsia="zh-Hans"/>
        </w:rPr>
        <w:t>标签规律</w:t>
      </w:r>
      <w:r>
        <w:rPr>
          <w:rFonts w:hint="default"/>
          <w:b/>
          <w:bCs/>
          <w:lang w:eastAsia="zh-Hans"/>
        </w:rPr>
        <w:t>】</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val="0"/>
          <w:bCs w:val="0"/>
          <w:lang w:val="en-US" w:eastAsia="zh-Hans"/>
        </w:rPr>
        <w:t>◆支持基于车辆的标签展示</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val="0"/>
          <w:bCs w:val="0"/>
          <w:lang w:val="en-US" w:eastAsia="zh-Hans"/>
        </w:rPr>
        <w:t>◆支持基于车辆活动规律的轨迹数量统计。支持用户自定义选择轨迹统计日期范围，支持用户自定义选择统计粒度：小时</w:t>
      </w:r>
      <w:r>
        <w:rPr>
          <w:rFonts w:hint="default"/>
          <w:b w:val="0"/>
          <w:bCs w:val="0"/>
          <w:lang w:eastAsia="zh-Hans"/>
        </w:rPr>
        <w:t>/</w:t>
      </w:r>
      <w:r>
        <w:rPr>
          <w:rFonts w:hint="eastAsia"/>
          <w:b w:val="0"/>
          <w:bCs w:val="0"/>
          <w:lang w:val="en-US" w:eastAsia="zh-Hans"/>
        </w:rPr>
        <w:t>天</w:t>
      </w:r>
      <w:r>
        <w:rPr>
          <w:rFonts w:hint="default"/>
          <w:b w:val="0"/>
          <w:bCs w:val="0"/>
          <w:lang w:eastAsia="zh-Hans"/>
        </w:rPr>
        <w:t>/</w:t>
      </w:r>
      <w:r>
        <w:rPr>
          <w:rFonts w:hint="eastAsia"/>
          <w:b w:val="0"/>
          <w:bCs w:val="0"/>
          <w:lang w:val="en-US" w:eastAsia="zh-Hans"/>
        </w:rPr>
        <w:t>月。</w:t>
      </w:r>
    </w:p>
    <w:p>
      <w:pPr>
        <w:pStyle w:val="2"/>
        <w:widowControl w:val="0"/>
        <w:numPr>
          <w:ilvl w:val="-1"/>
          <w:numId w:val="0"/>
        </w:numPr>
        <w:spacing w:after="120" w:line="360" w:lineRule="auto"/>
        <w:ind w:left="0" w:leftChars="0" w:firstLine="0" w:firstLineChars="0"/>
        <w:jc w:val="both"/>
        <w:rPr>
          <w:rFonts w:hint="eastAsia"/>
          <w:b w:val="0"/>
          <w:bCs w:val="0"/>
          <w:lang w:eastAsia="zh-Hans"/>
        </w:rPr>
      </w:pPr>
    </w:p>
    <w:p>
      <w:pPr>
        <w:pStyle w:val="8"/>
        <w:numPr>
          <w:ilvl w:val="-1"/>
          <w:numId w:val="0"/>
        </w:numPr>
        <w:ind w:left="0" w:firstLine="0"/>
        <w:outlineLvl w:val="4"/>
      </w:pPr>
      <w:r>
        <w:t>5.2.2.2.2</w:t>
      </w:r>
      <w:r>
        <w:rPr>
          <w:rFonts w:hint="eastAsia"/>
          <w:lang w:val="en-US" w:eastAsia="zh-Hans"/>
        </w:rPr>
        <w:t>功能流程</w:t>
      </w:r>
    </w:p>
    <w:p>
      <w:pPr>
        <w:rPr>
          <w:rFonts w:hint="eastAsia"/>
          <w:lang w:val="en-US" w:eastAsia="zh-Hans"/>
        </w:rPr>
      </w:pPr>
      <w:r>
        <w:rPr>
          <w:rFonts w:hint="eastAsia"/>
          <w:lang w:val="en-US" w:eastAsia="zh-Hans"/>
        </w:rPr>
        <w:t>略</w:t>
      </w:r>
    </w:p>
    <w:p>
      <w:pPr>
        <w:pStyle w:val="7"/>
        <w:numPr>
          <w:ilvl w:val="-1"/>
          <w:numId w:val="0"/>
        </w:numPr>
        <w:ind w:left="0" w:firstLine="0"/>
        <w:outlineLvl w:val="3"/>
        <w:rPr>
          <w:rFonts w:hint="eastAsia"/>
          <w:lang w:val="en-US" w:eastAsia="zh-Hans"/>
        </w:rPr>
      </w:pPr>
      <w:bookmarkStart w:id="124" w:name="_Toc2016141622"/>
      <w:r>
        <w:t>5.2.2.3</w:t>
      </w:r>
      <w:r>
        <w:rPr>
          <w:rFonts w:hint="eastAsia"/>
          <w:lang w:val="en-US" w:eastAsia="zh-Hans"/>
        </w:rPr>
        <w:t>终端档案详情</w:t>
      </w:r>
      <w:bookmarkEnd w:id="124"/>
    </w:p>
    <w:p>
      <w:pPr>
        <w:pStyle w:val="8"/>
        <w:numPr>
          <w:ilvl w:val="-1"/>
          <w:numId w:val="0"/>
        </w:numPr>
        <w:ind w:left="0" w:firstLine="0"/>
        <w:outlineLvl w:val="4"/>
        <w:rPr>
          <w:rFonts w:hint="eastAsia"/>
          <w:lang w:val="en-US" w:eastAsia="zh-Hans"/>
        </w:rPr>
      </w:pPr>
      <w:r>
        <w:t>5.2.2.3.1功能描述</w:t>
      </w:r>
    </w:p>
    <w:p>
      <w:pPr>
        <w:pStyle w:val="2"/>
        <w:widowControl w:val="0"/>
        <w:numPr>
          <w:ilvl w:val="-1"/>
          <w:numId w:val="0"/>
        </w:numPr>
        <w:spacing w:after="120" w:line="360" w:lineRule="auto"/>
        <w:ind w:left="0" w:leftChars="0" w:firstLine="0" w:firstLineChars="0"/>
        <w:jc w:val="both"/>
        <w:rPr>
          <w:rFonts w:hint="eastAsia"/>
          <w:b w:val="0"/>
          <w:bCs w:val="0"/>
          <w:lang w:eastAsia="zh-Hans"/>
        </w:rPr>
      </w:pPr>
      <w:r>
        <w:rPr>
          <w:rFonts w:hint="eastAsia"/>
          <w:b w:val="0"/>
          <w:bCs w:val="0"/>
          <w:lang w:val="en-US" w:eastAsia="zh-Hans"/>
        </w:rPr>
        <w:t>用于展示单个终端档案详细数据</w:t>
      </w:r>
      <w:r>
        <w:rPr>
          <w:rFonts w:hint="default"/>
          <w:b w:val="0"/>
          <w:bCs w:val="0"/>
          <w:lang w:eastAsia="zh-Hans"/>
        </w:rPr>
        <w:t>。</w:t>
      </w:r>
      <w:r>
        <w:rPr>
          <w:rFonts w:hint="eastAsia"/>
          <w:b w:val="0"/>
          <w:bCs w:val="0"/>
          <w:lang w:val="en-US" w:eastAsia="zh-Hans"/>
        </w:rPr>
        <w:t>主要包括</w:t>
      </w:r>
      <w:r>
        <w:rPr>
          <w:rFonts w:hint="default"/>
          <w:b w:val="0"/>
          <w:bCs w:val="0"/>
          <w:lang w:eastAsia="zh-Hans"/>
        </w:rPr>
        <w:t>：</w:t>
      </w:r>
      <w:r>
        <w:rPr>
          <w:rFonts w:hint="eastAsia"/>
          <w:b w:val="0"/>
          <w:bCs w:val="0"/>
          <w:lang w:eastAsia="zh-Hans"/>
        </w:rPr>
        <w:t>【</w:t>
      </w:r>
      <w:r>
        <w:rPr>
          <w:rFonts w:hint="eastAsia"/>
          <w:b w:val="0"/>
          <w:bCs w:val="0"/>
          <w:lang w:val="en-US" w:eastAsia="zh-Hans"/>
        </w:rPr>
        <w:t>通用信息】、</w:t>
      </w:r>
      <w:r>
        <w:rPr>
          <w:rFonts w:hint="default"/>
          <w:b w:val="0"/>
          <w:bCs w:val="0"/>
          <w:lang w:eastAsia="zh-Hans"/>
        </w:rPr>
        <w:t>【</w:t>
      </w:r>
      <w:r>
        <w:rPr>
          <w:rFonts w:hint="eastAsia"/>
          <w:b w:val="0"/>
          <w:bCs w:val="0"/>
          <w:lang w:val="en-US" w:eastAsia="zh-Hans"/>
        </w:rPr>
        <w:t>基础信息</w:t>
      </w:r>
      <w:r>
        <w:rPr>
          <w:rFonts w:hint="default"/>
          <w:b w:val="0"/>
          <w:bCs w:val="0"/>
          <w:lang w:eastAsia="zh-Hans"/>
        </w:rPr>
        <w:t>】</w:t>
      </w:r>
      <w:r>
        <w:rPr>
          <w:rFonts w:hint="eastAsia"/>
          <w:b w:val="0"/>
          <w:bCs w:val="0"/>
          <w:lang w:eastAsia="zh-Hans"/>
        </w:rPr>
        <w:t>、【</w:t>
      </w:r>
      <w:r>
        <w:rPr>
          <w:rFonts w:hint="eastAsia"/>
          <w:b w:val="0"/>
          <w:bCs w:val="0"/>
          <w:lang w:val="en-US" w:eastAsia="zh-Hans"/>
        </w:rPr>
        <w:t>关联信息</w:t>
      </w:r>
      <w:r>
        <w:rPr>
          <w:rFonts w:hint="eastAsia"/>
          <w:b w:val="0"/>
          <w:bCs w:val="0"/>
          <w:lang w:eastAsia="zh-Hans"/>
        </w:rPr>
        <w:t>】、</w:t>
      </w:r>
      <w:r>
        <w:rPr>
          <w:rFonts w:hint="default"/>
          <w:b w:val="0"/>
          <w:bCs w:val="0"/>
          <w:lang w:eastAsia="zh-Hans"/>
        </w:rPr>
        <w:t>【</w:t>
      </w:r>
      <w:r>
        <w:rPr>
          <w:rFonts w:hint="eastAsia"/>
          <w:b w:val="0"/>
          <w:bCs w:val="0"/>
          <w:lang w:val="en-US" w:eastAsia="zh-Hans"/>
        </w:rPr>
        <w:t>轨迹信息</w:t>
      </w:r>
      <w:r>
        <w:rPr>
          <w:rFonts w:hint="default"/>
          <w:b w:val="0"/>
          <w:bCs w:val="0"/>
          <w:lang w:eastAsia="zh-Hans"/>
        </w:rPr>
        <w:t>】</w:t>
      </w:r>
      <w:r>
        <w:rPr>
          <w:rFonts w:hint="eastAsia"/>
          <w:b w:val="0"/>
          <w:bCs w:val="0"/>
          <w:lang w:eastAsia="zh-Hans"/>
        </w:rPr>
        <w:t>、</w:t>
      </w:r>
      <w:r>
        <w:rPr>
          <w:rFonts w:hint="default"/>
          <w:b w:val="0"/>
          <w:bCs w:val="0"/>
          <w:lang w:eastAsia="zh-Hans"/>
        </w:rPr>
        <w:t>【</w:t>
      </w:r>
      <w:r>
        <w:rPr>
          <w:rFonts w:hint="eastAsia"/>
          <w:b w:val="0"/>
          <w:bCs w:val="0"/>
          <w:lang w:val="en-US" w:eastAsia="zh-Hans"/>
        </w:rPr>
        <w:t>关系图谱</w:t>
      </w:r>
      <w:r>
        <w:rPr>
          <w:rFonts w:hint="default"/>
          <w:b w:val="0"/>
          <w:bCs w:val="0"/>
          <w:lang w:eastAsia="zh-Hans"/>
        </w:rPr>
        <w:t>】</w:t>
      </w:r>
      <w:r>
        <w:rPr>
          <w:rFonts w:hint="eastAsia"/>
          <w:b w:val="0"/>
          <w:bCs w:val="0"/>
          <w:lang w:eastAsia="zh-Hans"/>
        </w:rPr>
        <w:t>、</w:t>
      </w:r>
      <w:r>
        <w:rPr>
          <w:rFonts w:hint="default"/>
          <w:b w:val="0"/>
          <w:bCs w:val="0"/>
          <w:lang w:eastAsia="zh-Hans"/>
        </w:rPr>
        <w:t>【</w:t>
      </w:r>
      <w:r>
        <w:rPr>
          <w:rFonts w:hint="eastAsia"/>
          <w:b w:val="0"/>
          <w:bCs w:val="0"/>
          <w:lang w:val="en-US" w:eastAsia="zh-Hans"/>
        </w:rPr>
        <w:t>标签规律</w:t>
      </w:r>
      <w:r>
        <w:rPr>
          <w:rFonts w:hint="default"/>
          <w:b w:val="0"/>
          <w:bCs w:val="0"/>
          <w:lang w:eastAsia="zh-Hans"/>
        </w:rPr>
        <w:t>】</w:t>
      </w:r>
      <w:r>
        <w:rPr>
          <w:rFonts w:hint="eastAsia"/>
          <w:b w:val="0"/>
          <w:bCs w:val="0"/>
          <w:lang w:eastAsia="zh-Hans"/>
        </w:rPr>
        <w:t>。</w:t>
      </w:r>
    </w:p>
    <w:p>
      <w:pPr>
        <w:pStyle w:val="2"/>
        <w:widowControl w:val="0"/>
        <w:numPr>
          <w:ilvl w:val="-1"/>
          <w:numId w:val="0"/>
        </w:numPr>
        <w:spacing w:after="120" w:line="360" w:lineRule="auto"/>
        <w:ind w:left="0" w:leftChars="0" w:firstLine="0" w:firstLineChars="0"/>
        <w:jc w:val="both"/>
        <w:rPr>
          <w:rFonts w:hint="default"/>
          <w:b/>
          <w:bCs/>
          <w:lang w:eastAsia="zh-Hans"/>
        </w:rPr>
      </w:pPr>
      <w:r>
        <w:rPr>
          <w:rFonts w:hint="default"/>
          <w:b/>
          <w:bCs/>
          <w:lang w:eastAsia="zh-Hans"/>
        </w:rPr>
        <w:t>【</w:t>
      </w:r>
      <w:r>
        <w:rPr>
          <w:rFonts w:hint="eastAsia"/>
          <w:b/>
          <w:bCs/>
          <w:lang w:val="en-US" w:eastAsia="zh-Hans"/>
        </w:rPr>
        <w:t>通用信息</w:t>
      </w:r>
      <w:r>
        <w:rPr>
          <w:rFonts w:hint="default"/>
          <w:b/>
          <w:bCs/>
          <w:lang w:eastAsia="zh-Hans"/>
        </w:rPr>
        <w:t>】</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val="0"/>
          <w:bCs w:val="0"/>
          <w:lang w:val="en-US" w:eastAsia="zh-Hans"/>
        </w:rPr>
        <w:t>通用信息是动态档案的通用描述，旨在展示实体最常用的信息。</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bCs/>
          <w:lang w:val="en-US" w:eastAsia="zh-Hans"/>
        </w:rPr>
        <w:t>◆</w:t>
      </w:r>
      <w:r>
        <w:rPr>
          <w:rFonts w:hint="eastAsia"/>
          <w:b w:val="0"/>
          <w:bCs w:val="0"/>
          <w:lang w:val="en-US" w:eastAsia="zh-Hans"/>
        </w:rPr>
        <w:t>通用信息需展示：</w:t>
      </w:r>
      <w:r>
        <w:rPr>
          <w:rFonts w:hint="default"/>
          <w:b w:val="0"/>
          <w:bCs w:val="0"/>
          <w:lang w:eastAsia="zh-Hans"/>
        </w:rPr>
        <w:t>IMEI</w:t>
      </w:r>
      <w:r>
        <w:rPr>
          <w:rFonts w:hint="eastAsia"/>
          <w:b w:val="0"/>
          <w:bCs w:val="0"/>
          <w:lang w:val="en-US" w:eastAsia="zh-Hans"/>
        </w:rPr>
        <w:t>、</w:t>
      </w:r>
      <w:r>
        <w:rPr>
          <w:rFonts w:hint="default"/>
          <w:b w:val="0"/>
          <w:bCs w:val="0"/>
          <w:lang w:eastAsia="zh-Hans"/>
        </w:rPr>
        <w:t>MAC</w:t>
      </w:r>
      <w:r>
        <w:rPr>
          <w:rFonts w:hint="eastAsia"/>
          <w:b w:val="0"/>
          <w:bCs w:val="0"/>
          <w:lang w:eastAsia="zh-Hans"/>
        </w:rPr>
        <w:t>、</w:t>
      </w:r>
      <w:r>
        <w:rPr>
          <w:rFonts w:hint="eastAsia"/>
          <w:b w:val="0"/>
          <w:bCs w:val="0"/>
          <w:lang w:val="en-US" w:eastAsia="zh-Hans"/>
        </w:rPr>
        <w:t>设备型号、终端专题库（支持多个）、终端标签（支持多个）、终端轨迹数量、首次出现时间、首次出现地点（可基于地图展示定位）、最近出现时间、最近出现地点（可基于地图展示定位）。</w:t>
      </w:r>
    </w:p>
    <w:p>
      <w:pPr>
        <w:pStyle w:val="2"/>
        <w:widowControl w:val="0"/>
        <w:numPr>
          <w:ilvl w:val="-1"/>
          <w:numId w:val="0"/>
        </w:numPr>
        <w:spacing w:after="120" w:line="360" w:lineRule="auto"/>
        <w:ind w:left="0" w:leftChars="0" w:firstLine="0" w:firstLineChars="0"/>
        <w:jc w:val="both"/>
        <w:rPr>
          <w:rFonts w:hint="eastAsia"/>
          <w:b/>
          <w:bCs/>
          <w:lang w:val="en-US" w:eastAsia="zh-Hans"/>
        </w:rPr>
      </w:pPr>
      <w:r>
        <w:rPr>
          <w:rFonts w:hint="eastAsia"/>
          <w:b/>
          <w:bCs/>
          <w:lang w:val="en-US" w:eastAsia="zh-Hans"/>
        </w:rPr>
        <w:t>【基础信息】</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val="0"/>
          <w:bCs w:val="0"/>
          <w:lang w:val="en-US" w:eastAsia="zh-Hans"/>
        </w:rPr>
        <w:t>基础信息默认展示最近更新的专题信息库的基础信息，可选择需展示的专题信息库。可对基础信息进行编辑及保存。</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val="0"/>
          <w:bCs w:val="0"/>
          <w:lang w:val="en-US" w:eastAsia="zh-Hans"/>
        </w:rPr>
        <w:t>基础信息需展示：设备操作系统、设备品牌、设备型号。</w:t>
      </w:r>
    </w:p>
    <w:p>
      <w:pPr>
        <w:pStyle w:val="2"/>
        <w:widowControl w:val="0"/>
        <w:numPr>
          <w:ilvl w:val="-1"/>
          <w:numId w:val="0"/>
        </w:numPr>
        <w:spacing w:after="120" w:line="360" w:lineRule="auto"/>
        <w:ind w:left="0" w:leftChars="0" w:firstLine="0" w:firstLineChars="0"/>
        <w:jc w:val="both"/>
        <w:rPr>
          <w:rFonts w:hint="eastAsia"/>
          <w:b/>
          <w:bCs/>
          <w:lang w:val="en-US" w:eastAsia="zh-Hans"/>
        </w:rPr>
      </w:pPr>
      <w:r>
        <w:rPr>
          <w:rFonts w:hint="eastAsia"/>
          <w:b/>
          <w:bCs/>
          <w:lang w:val="en-US" w:eastAsia="zh-Hans"/>
        </w:rPr>
        <w:t>【关联信息】</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val="0"/>
          <w:bCs w:val="0"/>
          <w:lang w:val="en-US" w:eastAsia="zh-Hans"/>
        </w:rPr>
        <w:t>关联信息包含关联人员、关联车辆及关联号卡，下设二级关联类型。支持基于自定义关联关系类型的目录更新，动态获取展示关联类型目录。支持统计某一终端档案关联要素的数量。</w:t>
      </w:r>
    </w:p>
    <w:p>
      <w:pPr>
        <w:pStyle w:val="2"/>
        <w:widowControl w:val="0"/>
        <w:numPr>
          <w:ilvl w:val="-1"/>
          <w:numId w:val="0"/>
        </w:numPr>
        <w:spacing w:after="120" w:line="360" w:lineRule="auto"/>
        <w:ind w:left="0" w:leftChars="0" w:firstLine="0" w:firstLineChars="0"/>
        <w:jc w:val="both"/>
        <w:rPr>
          <w:rFonts w:hint="eastAsia"/>
          <w:b/>
          <w:bCs/>
          <w:lang w:val="en-US" w:eastAsia="zh-Hans"/>
        </w:rPr>
      </w:pPr>
      <w:r>
        <w:rPr>
          <w:rFonts w:hint="eastAsia"/>
          <w:b/>
          <w:bCs/>
          <w:lang w:val="en-US" w:eastAsia="zh-Hans"/>
        </w:rPr>
        <w:t>◆关联人员：包含同行人员关联</w:t>
      </w:r>
    </w:p>
    <w:p>
      <w:pPr>
        <w:pStyle w:val="2"/>
        <w:widowControl w:val="0"/>
        <w:numPr>
          <w:ilvl w:val="-1"/>
          <w:numId w:val="0"/>
        </w:numPr>
        <w:spacing w:after="120" w:line="360" w:lineRule="auto"/>
        <w:ind w:left="0" w:leftChars="0" w:firstLine="480" w:firstLineChars="0"/>
        <w:jc w:val="both"/>
        <w:rPr>
          <w:rFonts w:hint="eastAsia"/>
          <w:b w:val="0"/>
          <w:bCs w:val="0"/>
          <w:lang w:val="en-US" w:eastAsia="zh-Hans"/>
        </w:rPr>
      </w:pPr>
      <w:r>
        <w:rPr>
          <w:rFonts w:hint="eastAsia"/>
          <w:b w:val="0"/>
          <w:bCs w:val="0"/>
          <w:lang w:val="en-US" w:eastAsia="zh-Hans"/>
        </w:rPr>
        <w:t>同行人员关联需展示人员档案封面照、姓名、证件类型、证件号码、置信度。根据置信度由高及低排序。支持以关联人员封面照片的二次搜索人员档案。</w:t>
      </w:r>
    </w:p>
    <w:p>
      <w:pPr>
        <w:pStyle w:val="2"/>
        <w:widowControl w:val="0"/>
        <w:numPr>
          <w:ilvl w:val="-1"/>
          <w:numId w:val="0"/>
        </w:numPr>
        <w:spacing w:after="120" w:line="360" w:lineRule="auto"/>
        <w:ind w:left="0" w:leftChars="0" w:firstLine="0" w:firstLineChars="0"/>
        <w:jc w:val="both"/>
        <w:rPr>
          <w:rFonts w:hint="eastAsia"/>
          <w:b/>
          <w:bCs/>
          <w:lang w:val="en-US" w:eastAsia="zh-Hans"/>
        </w:rPr>
      </w:pPr>
      <w:r>
        <w:rPr>
          <w:rFonts w:hint="eastAsia"/>
          <w:b/>
          <w:bCs/>
          <w:lang w:val="en-US" w:eastAsia="zh-Hans"/>
        </w:rPr>
        <w:t>◆关联车辆：包含同行车辆关联。</w:t>
      </w:r>
    </w:p>
    <w:p>
      <w:pPr>
        <w:pStyle w:val="2"/>
        <w:widowControl w:val="0"/>
        <w:numPr>
          <w:ilvl w:val="-1"/>
          <w:numId w:val="0"/>
        </w:numPr>
        <w:spacing w:after="120" w:line="360" w:lineRule="auto"/>
        <w:ind w:left="0" w:leftChars="0" w:firstLine="480" w:firstLineChars="0"/>
        <w:jc w:val="both"/>
        <w:rPr>
          <w:rFonts w:hint="eastAsia"/>
          <w:b w:val="0"/>
          <w:bCs w:val="0"/>
          <w:lang w:val="en-US" w:eastAsia="zh-Hans"/>
        </w:rPr>
      </w:pPr>
      <w:r>
        <w:rPr>
          <w:rFonts w:hint="eastAsia"/>
          <w:b w:val="0"/>
          <w:bCs w:val="0"/>
          <w:lang w:val="en-US" w:eastAsia="zh-Hans"/>
        </w:rPr>
        <w:t>同行车辆关联需展示机动车档案封面照、车牌颜色</w:t>
      </w:r>
      <w:r>
        <w:rPr>
          <w:rFonts w:hint="default"/>
          <w:b w:val="0"/>
          <w:bCs w:val="0"/>
          <w:lang w:eastAsia="zh-Hans"/>
        </w:rPr>
        <w:t>+</w:t>
      </w:r>
      <w:r>
        <w:rPr>
          <w:rFonts w:hint="eastAsia"/>
          <w:b w:val="0"/>
          <w:bCs w:val="0"/>
          <w:lang w:val="en-US" w:eastAsia="zh-Hans"/>
        </w:rPr>
        <w:t>车牌号码、车辆品牌、车身颜色及置信度。根据置信度由高及低排序。支持以关联车辆的车牌颜色</w:t>
      </w:r>
      <w:r>
        <w:rPr>
          <w:rFonts w:hint="default"/>
          <w:b w:val="0"/>
          <w:bCs w:val="0"/>
          <w:lang w:eastAsia="zh-Hans"/>
        </w:rPr>
        <w:t>+</w:t>
      </w:r>
      <w:r>
        <w:rPr>
          <w:rFonts w:hint="eastAsia"/>
          <w:b w:val="0"/>
          <w:bCs w:val="0"/>
          <w:lang w:val="en-US" w:eastAsia="zh-Hans"/>
        </w:rPr>
        <w:t>车牌号码二次搜索车辆档案。</w:t>
      </w:r>
    </w:p>
    <w:p>
      <w:pPr>
        <w:pStyle w:val="2"/>
        <w:widowControl w:val="0"/>
        <w:numPr>
          <w:ilvl w:val="-1"/>
          <w:numId w:val="0"/>
        </w:numPr>
        <w:spacing w:after="120" w:line="360" w:lineRule="auto"/>
        <w:ind w:left="0" w:leftChars="0" w:firstLine="0" w:firstLineChars="0"/>
        <w:jc w:val="both"/>
        <w:rPr>
          <w:rFonts w:hint="eastAsia"/>
          <w:b/>
          <w:bCs/>
          <w:lang w:val="en-US" w:eastAsia="zh-Hans"/>
        </w:rPr>
      </w:pPr>
      <w:r>
        <w:rPr>
          <w:rFonts w:hint="eastAsia"/>
          <w:b/>
          <w:bCs/>
          <w:lang w:val="en-US" w:eastAsia="zh-Hans"/>
        </w:rPr>
        <w:t>◆关联卡码：包含关联</w:t>
      </w:r>
      <w:r>
        <w:rPr>
          <w:rFonts w:hint="default"/>
          <w:b/>
          <w:bCs/>
          <w:lang w:eastAsia="zh-Hans"/>
        </w:rPr>
        <w:t>IMSI</w:t>
      </w:r>
      <w:r>
        <w:rPr>
          <w:rFonts w:hint="eastAsia"/>
          <w:b/>
          <w:bCs/>
          <w:lang w:val="en-US" w:eastAsia="zh-Hans"/>
        </w:rPr>
        <w:t>和关联手机号。</w:t>
      </w:r>
    </w:p>
    <w:p>
      <w:pPr>
        <w:pStyle w:val="2"/>
        <w:widowControl w:val="0"/>
        <w:numPr>
          <w:ilvl w:val="-1"/>
          <w:numId w:val="0"/>
        </w:numPr>
        <w:spacing w:after="120" w:line="360" w:lineRule="auto"/>
        <w:ind w:left="0" w:leftChars="0" w:firstLine="480" w:firstLineChars="0"/>
        <w:jc w:val="both"/>
        <w:rPr>
          <w:rFonts w:hint="eastAsia"/>
          <w:b w:val="0"/>
          <w:bCs w:val="0"/>
          <w:lang w:val="en-US" w:eastAsia="zh-Hans"/>
        </w:rPr>
      </w:pPr>
      <w:r>
        <w:rPr>
          <w:rFonts w:hint="eastAsia"/>
          <w:b w:val="0"/>
          <w:bCs w:val="0"/>
          <w:lang w:val="en-US" w:eastAsia="zh-Hans"/>
        </w:rPr>
        <w:t>关联</w:t>
      </w:r>
      <w:r>
        <w:rPr>
          <w:rFonts w:hint="default"/>
          <w:b w:val="0"/>
          <w:bCs w:val="0"/>
          <w:lang w:eastAsia="zh-Hans"/>
        </w:rPr>
        <w:t>IMSI</w:t>
      </w:r>
      <w:r>
        <w:rPr>
          <w:rFonts w:hint="eastAsia"/>
          <w:b w:val="0"/>
          <w:bCs w:val="0"/>
          <w:lang w:val="en-US" w:eastAsia="zh-Hans"/>
        </w:rPr>
        <w:t>需展示关联</w:t>
      </w:r>
      <w:r>
        <w:rPr>
          <w:rFonts w:hint="default"/>
          <w:b w:val="0"/>
          <w:bCs w:val="0"/>
          <w:lang w:eastAsia="zh-Hans"/>
        </w:rPr>
        <w:t>IMSI</w:t>
      </w:r>
      <w:r>
        <w:rPr>
          <w:rFonts w:hint="eastAsia"/>
          <w:b w:val="0"/>
          <w:bCs w:val="0"/>
          <w:lang w:val="en-US" w:eastAsia="zh-Hans"/>
        </w:rPr>
        <w:t>及置信度，根据置信度由高及低排序。支持以关联</w:t>
      </w:r>
      <w:r>
        <w:rPr>
          <w:rFonts w:hint="default"/>
          <w:b w:val="0"/>
          <w:bCs w:val="0"/>
          <w:lang w:eastAsia="zh-Hans"/>
        </w:rPr>
        <w:t>IMSI</w:t>
      </w:r>
      <w:r>
        <w:rPr>
          <w:rFonts w:hint="eastAsia"/>
          <w:b w:val="0"/>
          <w:bCs w:val="0"/>
          <w:lang w:val="en-US" w:eastAsia="zh-Hans"/>
        </w:rPr>
        <w:t>二次搜索终端档案及轨迹查看。可基于某一关联</w:t>
      </w:r>
      <w:r>
        <w:rPr>
          <w:rFonts w:hint="default"/>
          <w:b w:val="0"/>
          <w:bCs w:val="0"/>
          <w:lang w:eastAsia="zh-Hans"/>
        </w:rPr>
        <w:t>IMSI</w:t>
      </w:r>
      <w:r>
        <w:rPr>
          <w:rFonts w:hint="eastAsia"/>
          <w:b w:val="0"/>
          <w:bCs w:val="0"/>
          <w:lang w:eastAsia="zh-Hans"/>
        </w:rPr>
        <w:t>，</w:t>
      </w:r>
      <w:r>
        <w:rPr>
          <w:rFonts w:hint="eastAsia"/>
          <w:b w:val="0"/>
          <w:bCs w:val="0"/>
          <w:lang w:val="en-US" w:eastAsia="zh-Hans"/>
        </w:rPr>
        <w:t>进行二次人员关联，展示关联人员的封面照片、姓名、证件类型、证件号码、置信度。二次人员关联根据置信度由高及低排序。支持以当前关联侦码的二次关联人员档案搜索。</w:t>
      </w:r>
    </w:p>
    <w:p>
      <w:pPr>
        <w:pStyle w:val="2"/>
        <w:widowControl w:val="0"/>
        <w:numPr>
          <w:ilvl w:val="-1"/>
          <w:numId w:val="0"/>
        </w:numPr>
        <w:spacing w:after="120" w:line="360" w:lineRule="auto"/>
        <w:ind w:left="0" w:leftChars="0" w:firstLine="480" w:firstLineChars="0"/>
        <w:jc w:val="both"/>
        <w:rPr>
          <w:rFonts w:hint="eastAsia"/>
          <w:b w:val="0"/>
          <w:bCs w:val="0"/>
          <w:lang w:val="en-US" w:eastAsia="zh-Hans"/>
        </w:rPr>
      </w:pPr>
      <w:r>
        <w:rPr>
          <w:rFonts w:hint="eastAsia"/>
          <w:b w:val="0"/>
          <w:bCs w:val="0"/>
          <w:lang w:val="en-US" w:eastAsia="zh-Hans"/>
        </w:rPr>
        <w:t>关联</w:t>
      </w:r>
      <w:r>
        <w:rPr>
          <w:rFonts w:hint="default"/>
          <w:b w:val="0"/>
          <w:bCs w:val="0"/>
          <w:lang w:eastAsia="zh-Hans"/>
        </w:rPr>
        <w:t>手机号</w:t>
      </w:r>
      <w:r>
        <w:rPr>
          <w:rFonts w:hint="eastAsia"/>
          <w:b w:val="0"/>
          <w:bCs w:val="0"/>
          <w:lang w:val="en-US" w:eastAsia="zh-Hans"/>
        </w:rPr>
        <w:t>同上</w:t>
      </w:r>
    </w:p>
    <w:p>
      <w:pPr>
        <w:pStyle w:val="2"/>
        <w:widowControl w:val="0"/>
        <w:numPr>
          <w:ilvl w:val="-1"/>
          <w:numId w:val="0"/>
        </w:numPr>
        <w:spacing w:after="120" w:line="360" w:lineRule="auto"/>
        <w:ind w:left="0" w:leftChars="0" w:firstLine="0" w:firstLineChars="0"/>
        <w:jc w:val="both"/>
        <w:rPr>
          <w:rFonts w:hint="eastAsia"/>
          <w:b/>
          <w:bCs/>
          <w:lang w:val="en-US" w:eastAsia="zh-Hans"/>
        </w:rPr>
      </w:pPr>
      <w:r>
        <w:rPr>
          <w:rFonts w:hint="eastAsia"/>
          <w:b/>
          <w:bCs/>
          <w:lang w:val="en-US" w:eastAsia="zh-Hans"/>
        </w:rPr>
        <w:t>【轨迹信息】</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bCs/>
          <w:lang w:val="en-US" w:eastAsia="zh-Hans"/>
        </w:rPr>
        <w:t>◆</w:t>
      </w:r>
      <w:r>
        <w:rPr>
          <w:rFonts w:hint="eastAsia"/>
          <w:b w:val="0"/>
          <w:bCs w:val="0"/>
          <w:lang w:val="en-US" w:eastAsia="zh-Hans"/>
        </w:rPr>
        <w:t>支持终端关联实体要素（关联人员、关联车辆、关联卡码等）轨迹的地图展示。如关联人员、车辆、卡码类，则需选择某一关联要素，轨迹信息仅展示单一要素的轨迹。</w:t>
      </w:r>
    </w:p>
    <w:p>
      <w:pPr>
        <w:pStyle w:val="2"/>
        <w:widowControl w:val="0"/>
        <w:numPr>
          <w:ilvl w:val="-1"/>
          <w:numId w:val="0"/>
        </w:numPr>
        <w:spacing w:after="120" w:line="360" w:lineRule="auto"/>
        <w:ind w:left="0" w:leftChars="0" w:firstLine="0" w:firstLineChars="0"/>
        <w:jc w:val="both"/>
        <w:rPr>
          <w:rFonts w:hint="eastAsia"/>
          <w:b w:val="0"/>
          <w:bCs w:val="0"/>
          <w:lang w:eastAsia="zh-Hans"/>
        </w:rPr>
      </w:pPr>
      <w:r>
        <w:rPr>
          <w:rFonts w:hint="eastAsia"/>
          <w:b/>
          <w:bCs/>
          <w:lang w:val="en-US" w:eastAsia="zh-Hans"/>
        </w:rPr>
        <w:t>◆</w:t>
      </w:r>
      <w:r>
        <w:rPr>
          <w:rFonts w:hint="eastAsia"/>
          <w:b w:val="0"/>
          <w:bCs w:val="0"/>
          <w:lang w:val="en-US" w:eastAsia="zh-Hans"/>
        </w:rPr>
        <w:t>支持基于日期时间的轨迹查询，以日期（天）为单位展示当天所有轨迹及抓拍图片</w:t>
      </w:r>
      <w:r>
        <w:rPr>
          <w:rFonts w:hint="default"/>
          <w:b w:val="0"/>
          <w:bCs w:val="0"/>
          <w:lang w:eastAsia="zh-Hans"/>
        </w:rPr>
        <w:t>(</w:t>
      </w:r>
      <w:r>
        <w:rPr>
          <w:rFonts w:hint="eastAsia"/>
          <w:b w:val="0"/>
          <w:bCs w:val="0"/>
          <w:lang w:val="en-US" w:eastAsia="zh-Hans"/>
        </w:rPr>
        <w:t>如存在</w:t>
      </w:r>
      <w:r>
        <w:rPr>
          <w:rFonts w:hint="default"/>
          <w:b w:val="0"/>
          <w:bCs w:val="0"/>
          <w:lang w:eastAsia="zh-Hans"/>
        </w:rPr>
        <w:t>)</w:t>
      </w:r>
      <w:r>
        <w:rPr>
          <w:rFonts w:hint="eastAsia"/>
          <w:b w:val="0"/>
          <w:bCs w:val="0"/>
          <w:lang w:eastAsia="zh-Hans"/>
        </w:rPr>
        <w:t>。</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bCs/>
          <w:lang w:val="en-US" w:eastAsia="zh-Hans"/>
        </w:rPr>
        <w:t>◆</w:t>
      </w:r>
      <w:r>
        <w:rPr>
          <w:rFonts w:hint="eastAsia"/>
          <w:b w:val="0"/>
          <w:bCs w:val="0"/>
          <w:lang w:val="en-US" w:eastAsia="zh-Hans"/>
        </w:rPr>
        <w:t>支持选择轨迹绘制状态，默认轨迹绘制状态关闭，地图展示轨迹聚合并统计聚合轨迹数。当轨迹绘制状态开启时，展示当天的轨迹点连线。</w:t>
      </w:r>
    </w:p>
    <w:p>
      <w:pPr>
        <w:pStyle w:val="2"/>
        <w:widowControl w:val="0"/>
        <w:numPr>
          <w:ilvl w:val="-1"/>
          <w:numId w:val="0"/>
        </w:numPr>
        <w:spacing w:after="120" w:line="360" w:lineRule="auto"/>
        <w:ind w:left="0" w:leftChars="0" w:firstLine="0" w:firstLineChars="0"/>
        <w:jc w:val="both"/>
        <w:rPr>
          <w:rFonts w:hint="default"/>
          <w:b/>
          <w:bCs/>
          <w:lang w:eastAsia="zh-Hans"/>
        </w:rPr>
      </w:pPr>
      <w:r>
        <w:rPr>
          <w:rFonts w:hint="default"/>
          <w:b/>
          <w:bCs/>
          <w:lang w:eastAsia="zh-Hans"/>
        </w:rPr>
        <w:t>【</w:t>
      </w:r>
      <w:r>
        <w:rPr>
          <w:rFonts w:hint="eastAsia"/>
          <w:b/>
          <w:bCs/>
          <w:lang w:val="en-US" w:eastAsia="zh-Hans"/>
        </w:rPr>
        <w:t>关系图谱</w:t>
      </w:r>
      <w:r>
        <w:rPr>
          <w:rFonts w:hint="default"/>
          <w:b/>
          <w:bCs/>
          <w:lang w:eastAsia="zh-Hans"/>
        </w:rPr>
        <w:t>】</w:t>
      </w:r>
    </w:p>
    <w:p>
      <w:pPr>
        <w:pStyle w:val="2"/>
        <w:widowControl w:val="0"/>
        <w:numPr>
          <w:ilvl w:val="-1"/>
          <w:numId w:val="0"/>
        </w:numPr>
        <w:spacing w:after="120" w:line="360" w:lineRule="auto"/>
        <w:ind w:left="0" w:leftChars="0" w:firstLine="480" w:firstLineChars="0"/>
        <w:jc w:val="both"/>
        <w:rPr>
          <w:rFonts w:hint="eastAsia"/>
          <w:b w:val="0"/>
          <w:bCs w:val="0"/>
          <w:lang w:val="en-US" w:eastAsia="zh-Hans"/>
        </w:rPr>
      </w:pPr>
      <w:r>
        <w:rPr>
          <w:rFonts w:hint="eastAsia"/>
          <w:b w:val="0"/>
          <w:bCs w:val="0"/>
          <w:lang w:val="en-US" w:eastAsia="zh-Hans"/>
        </w:rPr>
        <w:t>关系图谱包含全部关系、业务关系、行为关系，下设二级关系类型。支持基于自定义关联关系类型的目录更新，动态获取展示关联类型目录。支持统计某一人员档案关系实体的数量。</w:t>
      </w:r>
    </w:p>
    <w:p>
      <w:pPr>
        <w:pStyle w:val="2"/>
        <w:widowControl w:val="0"/>
        <w:numPr>
          <w:ilvl w:val="-1"/>
          <w:numId w:val="0"/>
        </w:numPr>
        <w:spacing w:after="120" w:line="360" w:lineRule="auto"/>
        <w:jc w:val="both"/>
        <w:rPr>
          <w:rFonts w:hint="eastAsia"/>
          <w:b w:val="0"/>
          <w:bCs w:val="0"/>
          <w:lang w:val="en-US" w:eastAsia="zh-Hans"/>
        </w:rPr>
      </w:pPr>
      <w:r>
        <w:rPr>
          <w:rFonts w:hint="eastAsia"/>
          <w:b w:val="0"/>
          <w:bCs w:val="0"/>
          <w:lang w:val="en-US" w:eastAsia="zh-Hans"/>
        </w:rPr>
        <w:t>◆支持基于关系层级的一度</w:t>
      </w:r>
      <w:r>
        <w:rPr>
          <w:rFonts w:hint="default"/>
          <w:b w:val="0"/>
          <w:bCs w:val="0"/>
          <w:lang w:eastAsia="zh-Hans"/>
        </w:rPr>
        <w:t>/</w:t>
      </w:r>
      <w:r>
        <w:rPr>
          <w:rFonts w:hint="eastAsia"/>
          <w:b w:val="0"/>
          <w:bCs w:val="0"/>
          <w:lang w:val="en-US" w:eastAsia="zh-Hans"/>
        </w:rPr>
        <w:t>二度关系选择，如选择二度关系，则二度关系实体节点需查询其与关系图谱内其他实体节点是否存在关系。</w:t>
      </w:r>
    </w:p>
    <w:p>
      <w:pPr>
        <w:pStyle w:val="2"/>
        <w:widowControl w:val="0"/>
        <w:numPr>
          <w:ilvl w:val="-1"/>
          <w:numId w:val="0"/>
        </w:numPr>
        <w:spacing w:after="120" w:line="360" w:lineRule="auto"/>
        <w:jc w:val="both"/>
        <w:rPr>
          <w:rFonts w:hint="eastAsia"/>
          <w:b w:val="0"/>
          <w:bCs w:val="0"/>
          <w:lang w:val="en-US" w:eastAsia="zh-Hans"/>
        </w:rPr>
      </w:pPr>
      <w:r>
        <w:rPr>
          <w:rFonts w:hint="eastAsia"/>
          <w:b w:val="0"/>
          <w:bCs w:val="0"/>
          <w:lang w:val="en-US" w:eastAsia="zh-Hans"/>
        </w:rPr>
        <w:t>◆支持基于关系置信度过滤筛选</w:t>
      </w:r>
    </w:p>
    <w:p>
      <w:pPr>
        <w:pStyle w:val="2"/>
        <w:widowControl w:val="0"/>
        <w:numPr>
          <w:ilvl w:val="-1"/>
          <w:numId w:val="0"/>
        </w:numPr>
        <w:spacing w:after="120" w:line="360" w:lineRule="auto"/>
        <w:jc w:val="both"/>
        <w:rPr>
          <w:rFonts w:hint="eastAsia"/>
          <w:b w:val="0"/>
          <w:bCs w:val="0"/>
          <w:lang w:val="en-US" w:eastAsia="zh-Hans"/>
        </w:rPr>
      </w:pPr>
      <w:r>
        <w:rPr>
          <w:rFonts w:hint="eastAsia"/>
          <w:b w:val="0"/>
          <w:bCs w:val="0"/>
          <w:lang w:val="en-US" w:eastAsia="zh-Hans"/>
        </w:rPr>
        <w:t>◆支持基于图谱形式的关系展示，实体节点展示</w:t>
      </w:r>
      <w:r>
        <w:rPr>
          <w:rFonts w:hint="default"/>
          <w:b w:val="0"/>
          <w:bCs w:val="0"/>
          <w:lang w:eastAsia="zh-Hans"/>
        </w:rPr>
        <w:t>IMEI</w:t>
      </w:r>
      <w:r>
        <w:rPr>
          <w:rFonts w:hint="eastAsia"/>
          <w:b w:val="0"/>
          <w:bCs w:val="0"/>
          <w:lang w:val="en-US" w:eastAsia="zh-Hans"/>
        </w:rPr>
        <w:t>及</w:t>
      </w:r>
      <w:r>
        <w:rPr>
          <w:rFonts w:hint="default"/>
          <w:b w:val="0"/>
          <w:bCs w:val="0"/>
          <w:lang w:eastAsia="zh-Hans"/>
        </w:rPr>
        <w:t>MAC</w:t>
      </w:r>
      <w:r>
        <w:rPr>
          <w:rFonts w:hint="eastAsia"/>
          <w:b w:val="0"/>
          <w:bCs w:val="0"/>
          <w:lang w:val="en-US" w:eastAsia="zh-Hans"/>
        </w:rPr>
        <w:t>，关系连线展示关系类型及置信度。如实体节点间存在多关系类型，支持展示多关系类型。</w:t>
      </w:r>
    </w:p>
    <w:p>
      <w:pPr>
        <w:pStyle w:val="2"/>
        <w:widowControl w:val="0"/>
        <w:numPr>
          <w:ilvl w:val="-1"/>
          <w:numId w:val="0"/>
        </w:numPr>
        <w:spacing w:after="120" w:line="360" w:lineRule="auto"/>
        <w:ind w:left="0" w:leftChars="0" w:firstLine="0" w:firstLineChars="0"/>
        <w:jc w:val="both"/>
        <w:rPr>
          <w:rFonts w:hint="default"/>
          <w:b/>
          <w:bCs/>
          <w:lang w:eastAsia="zh-Hans"/>
        </w:rPr>
      </w:pPr>
      <w:r>
        <w:rPr>
          <w:rFonts w:hint="default"/>
          <w:b/>
          <w:bCs/>
          <w:lang w:eastAsia="zh-Hans"/>
        </w:rPr>
        <w:t>【</w:t>
      </w:r>
      <w:r>
        <w:rPr>
          <w:rFonts w:hint="eastAsia"/>
          <w:b/>
          <w:bCs/>
          <w:lang w:val="en-US" w:eastAsia="zh-Hans"/>
        </w:rPr>
        <w:t>标签规律</w:t>
      </w:r>
      <w:r>
        <w:rPr>
          <w:rFonts w:hint="default"/>
          <w:b/>
          <w:bCs/>
          <w:lang w:eastAsia="zh-Hans"/>
        </w:rPr>
        <w:t>】</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val="0"/>
          <w:bCs w:val="0"/>
          <w:lang w:val="en-US" w:eastAsia="zh-Hans"/>
        </w:rPr>
        <w:t>◆支持基于终端的标签展示</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val="0"/>
          <w:bCs w:val="0"/>
          <w:lang w:val="en-US" w:eastAsia="zh-Hans"/>
        </w:rPr>
        <w:t>◆支持基于终端活动规律的轨迹数量统计。支持用户自定义选择轨迹统计日期范围，支持用户自定义选择统计粒度：小时</w:t>
      </w:r>
      <w:r>
        <w:rPr>
          <w:rFonts w:hint="default"/>
          <w:b w:val="0"/>
          <w:bCs w:val="0"/>
          <w:lang w:eastAsia="zh-Hans"/>
        </w:rPr>
        <w:t>/</w:t>
      </w:r>
      <w:r>
        <w:rPr>
          <w:rFonts w:hint="eastAsia"/>
          <w:b w:val="0"/>
          <w:bCs w:val="0"/>
          <w:lang w:val="en-US" w:eastAsia="zh-Hans"/>
        </w:rPr>
        <w:t>天</w:t>
      </w:r>
      <w:r>
        <w:rPr>
          <w:rFonts w:hint="default"/>
          <w:b w:val="0"/>
          <w:bCs w:val="0"/>
          <w:lang w:eastAsia="zh-Hans"/>
        </w:rPr>
        <w:t>/</w:t>
      </w:r>
      <w:r>
        <w:rPr>
          <w:rFonts w:hint="eastAsia"/>
          <w:b w:val="0"/>
          <w:bCs w:val="0"/>
          <w:lang w:val="en-US" w:eastAsia="zh-Hans"/>
        </w:rPr>
        <w:t>月。</w:t>
      </w:r>
    </w:p>
    <w:p>
      <w:pPr>
        <w:pStyle w:val="8"/>
        <w:numPr>
          <w:ilvl w:val="-1"/>
          <w:numId w:val="0"/>
        </w:numPr>
        <w:ind w:left="0" w:firstLine="0"/>
        <w:outlineLvl w:val="4"/>
      </w:pPr>
      <w:r>
        <w:t>5.2.2.3.2</w:t>
      </w:r>
      <w:r>
        <w:rPr>
          <w:rFonts w:hint="eastAsia"/>
          <w:lang w:val="en-US" w:eastAsia="zh-Hans"/>
        </w:rPr>
        <w:t>功能流程</w:t>
      </w:r>
    </w:p>
    <w:p>
      <w:pPr>
        <w:rPr>
          <w:rFonts w:hint="eastAsia"/>
          <w:lang w:val="en-US" w:eastAsia="zh-Hans"/>
        </w:rPr>
      </w:pPr>
      <w:r>
        <w:rPr>
          <w:rFonts w:hint="eastAsia"/>
          <w:lang w:val="en-US" w:eastAsia="zh-Hans"/>
        </w:rPr>
        <w:t>略</w:t>
      </w:r>
    </w:p>
    <w:p>
      <w:pPr>
        <w:pStyle w:val="2"/>
      </w:pPr>
    </w:p>
    <w:p>
      <w:pPr>
        <w:pStyle w:val="7"/>
        <w:numPr>
          <w:ilvl w:val="-1"/>
          <w:numId w:val="0"/>
        </w:numPr>
        <w:ind w:left="0" w:firstLine="0"/>
        <w:outlineLvl w:val="3"/>
        <w:rPr>
          <w:rFonts w:hint="eastAsia"/>
          <w:lang w:val="en-US" w:eastAsia="zh-Hans"/>
        </w:rPr>
      </w:pPr>
      <w:bookmarkStart w:id="125" w:name="_Toc147774941"/>
      <w:r>
        <w:t>5.2.2.4</w:t>
      </w:r>
      <w:r>
        <w:rPr>
          <w:rFonts w:hint="eastAsia"/>
          <w:lang w:val="en-US" w:eastAsia="zh-Hans"/>
        </w:rPr>
        <w:t>卡码档案详情</w:t>
      </w:r>
      <w:bookmarkEnd w:id="125"/>
    </w:p>
    <w:p>
      <w:pPr>
        <w:pStyle w:val="8"/>
        <w:numPr>
          <w:ilvl w:val="-1"/>
          <w:numId w:val="0"/>
        </w:numPr>
        <w:ind w:left="0" w:firstLine="0"/>
        <w:outlineLvl w:val="4"/>
        <w:rPr>
          <w:rFonts w:hint="eastAsia"/>
          <w:lang w:val="en-US" w:eastAsia="zh-Hans"/>
        </w:rPr>
      </w:pPr>
      <w:r>
        <w:t>5.2.2.4.1功能描述</w:t>
      </w:r>
    </w:p>
    <w:p>
      <w:pPr>
        <w:pStyle w:val="2"/>
        <w:widowControl w:val="0"/>
        <w:numPr>
          <w:ilvl w:val="-1"/>
          <w:numId w:val="0"/>
        </w:numPr>
        <w:spacing w:after="120" w:line="360" w:lineRule="auto"/>
        <w:ind w:left="0" w:leftChars="0" w:firstLine="0" w:firstLineChars="0"/>
        <w:jc w:val="both"/>
        <w:rPr>
          <w:rFonts w:hint="eastAsia"/>
          <w:b w:val="0"/>
          <w:bCs w:val="0"/>
          <w:lang w:eastAsia="zh-Hans"/>
        </w:rPr>
      </w:pPr>
      <w:r>
        <w:rPr>
          <w:rFonts w:hint="eastAsia"/>
          <w:b w:val="0"/>
          <w:bCs w:val="0"/>
          <w:lang w:val="en-US" w:eastAsia="zh-Hans"/>
        </w:rPr>
        <w:t>用于展示单个卡码档案详细数据</w:t>
      </w:r>
      <w:r>
        <w:rPr>
          <w:rFonts w:hint="default"/>
          <w:b w:val="0"/>
          <w:bCs w:val="0"/>
          <w:lang w:eastAsia="zh-Hans"/>
        </w:rPr>
        <w:t>。</w:t>
      </w:r>
      <w:r>
        <w:rPr>
          <w:rFonts w:hint="eastAsia"/>
          <w:b w:val="0"/>
          <w:bCs w:val="0"/>
          <w:lang w:val="en-US" w:eastAsia="zh-Hans"/>
        </w:rPr>
        <w:t>主要包括</w:t>
      </w:r>
      <w:r>
        <w:rPr>
          <w:rFonts w:hint="default"/>
          <w:b w:val="0"/>
          <w:bCs w:val="0"/>
          <w:lang w:eastAsia="zh-Hans"/>
        </w:rPr>
        <w:t>：</w:t>
      </w:r>
      <w:r>
        <w:rPr>
          <w:rFonts w:hint="eastAsia"/>
          <w:b w:val="0"/>
          <w:bCs w:val="0"/>
          <w:lang w:eastAsia="zh-Hans"/>
        </w:rPr>
        <w:t>【</w:t>
      </w:r>
      <w:r>
        <w:rPr>
          <w:rFonts w:hint="eastAsia"/>
          <w:b w:val="0"/>
          <w:bCs w:val="0"/>
          <w:lang w:val="en-US" w:eastAsia="zh-Hans"/>
        </w:rPr>
        <w:t>通用信息】、</w:t>
      </w:r>
      <w:r>
        <w:rPr>
          <w:rFonts w:hint="default"/>
          <w:b w:val="0"/>
          <w:bCs w:val="0"/>
          <w:lang w:eastAsia="zh-Hans"/>
        </w:rPr>
        <w:t>【</w:t>
      </w:r>
      <w:r>
        <w:rPr>
          <w:rFonts w:hint="eastAsia"/>
          <w:b w:val="0"/>
          <w:bCs w:val="0"/>
          <w:lang w:val="en-US" w:eastAsia="zh-Hans"/>
        </w:rPr>
        <w:t>基础信息</w:t>
      </w:r>
      <w:r>
        <w:rPr>
          <w:rFonts w:hint="default"/>
          <w:b w:val="0"/>
          <w:bCs w:val="0"/>
          <w:lang w:eastAsia="zh-Hans"/>
        </w:rPr>
        <w:t>】</w:t>
      </w:r>
      <w:r>
        <w:rPr>
          <w:rFonts w:hint="eastAsia"/>
          <w:b w:val="0"/>
          <w:bCs w:val="0"/>
          <w:lang w:eastAsia="zh-Hans"/>
        </w:rPr>
        <w:t>、【</w:t>
      </w:r>
      <w:r>
        <w:rPr>
          <w:rFonts w:hint="eastAsia"/>
          <w:b w:val="0"/>
          <w:bCs w:val="0"/>
          <w:lang w:val="en-US" w:eastAsia="zh-Hans"/>
        </w:rPr>
        <w:t>关联信息</w:t>
      </w:r>
      <w:r>
        <w:rPr>
          <w:rFonts w:hint="eastAsia"/>
          <w:b w:val="0"/>
          <w:bCs w:val="0"/>
          <w:lang w:eastAsia="zh-Hans"/>
        </w:rPr>
        <w:t>】、</w:t>
      </w:r>
      <w:r>
        <w:rPr>
          <w:rFonts w:hint="default"/>
          <w:b w:val="0"/>
          <w:bCs w:val="0"/>
          <w:lang w:eastAsia="zh-Hans"/>
        </w:rPr>
        <w:t>【</w:t>
      </w:r>
      <w:r>
        <w:rPr>
          <w:rFonts w:hint="eastAsia"/>
          <w:b w:val="0"/>
          <w:bCs w:val="0"/>
          <w:lang w:val="en-US" w:eastAsia="zh-Hans"/>
        </w:rPr>
        <w:t>轨迹信息</w:t>
      </w:r>
      <w:r>
        <w:rPr>
          <w:rFonts w:hint="default"/>
          <w:b w:val="0"/>
          <w:bCs w:val="0"/>
          <w:lang w:eastAsia="zh-Hans"/>
        </w:rPr>
        <w:t>】</w:t>
      </w:r>
      <w:r>
        <w:rPr>
          <w:rFonts w:hint="eastAsia"/>
          <w:b w:val="0"/>
          <w:bCs w:val="0"/>
          <w:lang w:eastAsia="zh-Hans"/>
        </w:rPr>
        <w:t>、</w:t>
      </w:r>
      <w:r>
        <w:rPr>
          <w:rFonts w:hint="default"/>
          <w:b w:val="0"/>
          <w:bCs w:val="0"/>
          <w:lang w:eastAsia="zh-Hans"/>
        </w:rPr>
        <w:t>【</w:t>
      </w:r>
      <w:r>
        <w:rPr>
          <w:rFonts w:hint="eastAsia"/>
          <w:b w:val="0"/>
          <w:bCs w:val="0"/>
          <w:lang w:val="en-US" w:eastAsia="zh-Hans"/>
        </w:rPr>
        <w:t>关系图谱</w:t>
      </w:r>
      <w:r>
        <w:rPr>
          <w:rFonts w:hint="default"/>
          <w:b w:val="0"/>
          <w:bCs w:val="0"/>
          <w:lang w:eastAsia="zh-Hans"/>
        </w:rPr>
        <w:t>】</w:t>
      </w:r>
      <w:r>
        <w:rPr>
          <w:rFonts w:hint="eastAsia"/>
          <w:b w:val="0"/>
          <w:bCs w:val="0"/>
          <w:lang w:eastAsia="zh-Hans"/>
        </w:rPr>
        <w:t>、</w:t>
      </w:r>
      <w:r>
        <w:rPr>
          <w:rFonts w:hint="default"/>
          <w:b w:val="0"/>
          <w:bCs w:val="0"/>
          <w:lang w:eastAsia="zh-Hans"/>
        </w:rPr>
        <w:t>【</w:t>
      </w:r>
      <w:r>
        <w:rPr>
          <w:rFonts w:hint="eastAsia"/>
          <w:b w:val="0"/>
          <w:bCs w:val="0"/>
          <w:lang w:val="en-US" w:eastAsia="zh-Hans"/>
        </w:rPr>
        <w:t>标签规律</w:t>
      </w:r>
      <w:r>
        <w:rPr>
          <w:rFonts w:hint="default"/>
          <w:b w:val="0"/>
          <w:bCs w:val="0"/>
          <w:lang w:eastAsia="zh-Hans"/>
        </w:rPr>
        <w:t>】</w:t>
      </w:r>
      <w:r>
        <w:rPr>
          <w:rFonts w:hint="eastAsia"/>
          <w:b w:val="0"/>
          <w:bCs w:val="0"/>
          <w:lang w:eastAsia="zh-Hans"/>
        </w:rPr>
        <w:t>。</w:t>
      </w:r>
    </w:p>
    <w:p>
      <w:pPr>
        <w:pStyle w:val="2"/>
        <w:widowControl w:val="0"/>
        <w:numPr>
          <w:ilvl w:val="-1"/>
          <w:numId w:val="0"/>
        </w:numPr>
        <w:spacing w:after="120" w:line="360" w:lineRule="auto"/>
        <w:ind w:left="0" w:leftChars="0" w:firstLine="0" w:firstLineChars="0"/>
        <w:jc w:val="both"/>
        <w:rPr>
          <w:rFonts w:hint="default"/>
          <w:b/>
          <w:bCs/>
          <w:lang w:eastAsia="zh-Hans"/>
        </w:rPr>
      </w:pPr>
      <w:r>
        <w:rPr>
          <w:rFonts w:hint="default"/>
          <w:b/>
          <w:bCs/>
          <w:lang w:eastAsia="zh-Hans"/>
        </w:rPr>
        <w:t>【</w:t>
      </w:r>
      <w:r>
        <w:rPr>
          <w:rFonts w:hint="eastAsia"/>
          <w:b/>
          <w:bCs/>
          <w:lang w:val="en-US" w:eastAsia="zh-Hans"/>
        </w:rPr>
        <w:t>通用信息</w:t>
      </w:r>
      <w:r>
        <w:rPr>
          <w:rFonts w:hint="default"/>
          <w:b/>
          <w:bCs/>
          <w:lang w:eastAsia="zh-Hans"/>
        </w:rPr>
        <w:t>】</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val="0"/>
          <w:bCs w:val="0"/>
          <w:lang w:val="en-US" w:eastAsia="zh-Hans"/>
        </w:rPr>
        <w:t>通用信息是动态档案的通用描述，旨在展示实体最常用的信息。</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bCs/>
          <w:lang w:val="en-US" w:eastAsia="zh-Hans"/>
        </w:rPr>
        <w:t>◆</w:t>
      </w:r>
      <w:r>
        <w:rPr>
          <w:rFonts w:hint="eastAsia"/>
          <w:b w:val="0"/>
          <w:bCs w:val="0"/>
          <w:lang w:val="en-US" w:eastAsia="zh-Hans"/>
        </w:rPr>
        <w:t>通用信息需展示：</w:t>
      </w:r>
      <w:r>
        <w:rPr>
          <w:rFonts w:hint="default"/>
          <w:b w:val="0"/>
          <w:bCs w:val="0"/>
          <w:lang w:eastAsia="zh-Hans"/>
        </w:rPr>
        <w:t>IMSI</w:t>
      </w:r>
      <w:r>
        <w:rPr>
          <w:rFonts w:hint="eastAsia"/>
          <w:b w:val="0"/>
          <w:bCs w:val="0"/>
          <w:lang w:val="en-US" w:eastAsia="zh-Hans"/>
        </w:rPr>
        <w:t>、手机号</w:t>
      </w:r>
      <w:r>
        <w:rPr>
          <w:rFonts w:hint="eastAsia"/>
          <w:b w:val="0"/>
          <w:bCs w:val="0"/>
          <w:lang w:eastAsia="zh-Hans"/>
        </w:rPr>
        <w:t>、</w:t>
      </w:r>
      <w:r>
        <w:rPr>
          <w:rFonts w:hint="eastAsia"/>
          <w:b w:val="0"/>
          <w:bCs w:val="0"/>
          <w:lang w:val="en-US" w:eastAsia="zh-Hans"/>
        </w:rPr>
        <w:t>运营商、卡码专题库（支持多个）、卡码标签（支持多个）、卡码轨迹数量、首次出现时间、首次出现地点（可基于地图展示定位）、最近出现时间、最近出现地点（可基于地图展示定位）。</w:t>
      </w:r>
    </w:p>
    <w:p>
      <w:pPr>
        <w:pStyle w:val="2"/>
        <w:widowControl w:val="0"/>
        <w:numPr>
          <w:ilvl w:val="-1"/>
          <w:numId w:val="0"/>
        </w:numPr>
        <w:spacing w:after="120" w:line="360" w:lineRule="auto"/>
        <w:ind w:left="0" w:leftChars="0" w:firstLine="0" w:firstLineChars="0"/>
        <w:jc w:val="both"/>
        <w:rPr>
          <w:rFonts w:hint="eastAsia"/>
          <w:b/>
          <w:bCs/>
          <w:lang w:val="en-US" w:eastAsia="zh-Hans"/>
        </w:rPr>
      </w:pPr>
      <w:r>
        <w:rPr>
          <w:rFonts w:hint="eastAsia"/>
          <w:b/>
          <w:bCs/>
          <w:lang w:val="en-US" w:eastAsia="zh-Hans"/>
        </w:rPr>
        <w:t>【基础信息】</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val="0"/>
          <w:bCs w:val="0"/>
          <w:lang w:val="en-US" w:eastAsia="zh-Hans"/>
        </w:rPr>
        <w:t>基础信息默认展示最近更新的专题信息库的基础信息，可选择需展示的专题信息库。可对基础信息进行编辑及保存。</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val="0"/>
          <w:bCs w:val="0"/>
          <w:lang w:val="en-US" w:eastAsia="zh-Hans"/>
        </w:rPr>
        <w:t>基础信息需展示：登记人姓名、登记人证件类型、登记人增加号码、运营商、使用人姓名、使用人证件类型、使用人证件号码。</w:t>
      </w:r>
    </w:p>
    <w:p>
      <w:pPr>
        <w:pStyle w:val="2"/>
        <w:widowControl w:val="0"/>
        <w:numPr>
          <w:ilvl w:val="-1"/>
          <w:numId w:val="0"/>
        </w:numPr>
        <w:spacing w:after="120" w:line="360" w:lineRule="auto"/>
        <w:ind w:left="0" w:leftChars="0" w:firstLine="0" w:firstLineChars="0"/>
        <w:jc w:val="both"/>
        <w:rPr>
          <w:rFonts w:hint="eastAsia"/>
          <w:b/>
          <w:bCs/>
          <w:lang w:val="en-US" w:eastAsia="zh-Hans"/>
        </w:rPr>
      </w:pPr>
      <w:r>
        <w:rPr>
          <w:rFonts w:hint="eastAsia"/>
          <w:b/>
          <w:bCs/>
          <w:lang w:val="en-US" w:eastAsia="zh-Hans"/>
        </w:rPr>
        <w:t>【关联信息】</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val="0"/>
          <w:bCs w:val="0"/>
          <w:lang w:val="en-US" w:eastAsia="zh-Hans"/>
        </w:rPr>
        <w:t>关联信息包含关联人员、关联车辆及关联终端，下设二级关联类型。支持基于自定义关联关系类型的目录更新，动态获取展示关联类型目录。支持统计某一终端档案关联要素的数量。</w:t>
      </w:r>
    </w:p>
    <w:p>
      <w:pPr>
        <w:pStyle w:val="2"/>
        <w:widowControl w:val="0"/>
        <w:numPr>
          <w:ilvl w:val="-1"/>
          <w:numId w:val="0"/>
        </w:numPr>
        <w:spacing w:after="120" w:line="360" w:lineRule="auto"/>
        <w:ind w:left="0" w:leftChars="0" w:firstLine="0" w:firstLineChars="0"/>
        <w:jc w:val="both"/>
        <w:rPr>
          <w:rFonts w:hint="eastAsia"/>
          <w:b/>
          <w:bCs/>
          <w:lang w:val="en-US" w:eastAsia="zh-Hans"/>
        </w:rPr>
      </w:pPr>
      <w:r>
        <w:rPr>
          <w:rFonts w:hint="eastAsia"/>
          <w:b/>
          <w:bCs/>
          <w:lang w:val="en-US" w:eastAsia="zh-Hans"/>
        </w:rPr>
        <w:t>◆关联人员：包含同行人员关联</w:t>
      </w:r>
    </w:p>
    <w:p>
      <w:pPr>
        <w:pStyle w:val="2"/>
        <w:widowControl w:val="0"/>
        <w:numPr>
          <w:ilvl w:val="-1"/>
          <w:numId w:val="0"/>
        </w:numPr>
        <w:spacing w:after="120" w:line="360" w:lineRule="auto"/>
        <w:ind w:left="0" w:leftChars="0" w:firstLine="480" w:firstLineChars="0"/>
        <w:jc w:val="both"/>
        <w:rPr>
          <w:rFonts w:hint="eastAsia"/>
          <w:b w:val="0"/>
          <w:bCs w:val="0"/>
          <w:lang w:val="en-US" w:eastAsia="zh-Hans"/>
        </w:rPr>
      </w:pPr>
      <w:r>
        <w:rPr>
          <w:rFonts w:hint="eastAsia"/>
          <w:b w:val="0"/>
          <w:bCs w:val="0"/>
          <w:lang w:val="en-US" w:eastAsia="zh-Hans"/>
        </w:rPr>
        <w:t>同行人员关联需展示人员档案封面照、姓名、证件类型、证件号码、置信度。根据置信度由高及低排序。支持以关联人员封面照片的二次搜索人员档案。</w:t>
      </w:r>
    </w:p>
    <w:p>
      <w:pPr>
        <w:pStyle w:val="2"/>
        <w:widowControl w:val="0"/>
        <w:numPr>
          <w:ilvl w:val="-1"/>
          <w:numId w:val="0"/>
        </w:numPr>
        <w:spacing w:after="120" w:line="360" w:lineRule="auto"/>
        <w:ind w:left="0" w:leftChars="0" w:firstLine="0" w:firstLineChars="0"/>
        <w:jc w:val="both"/>
        <w:rPr>
          <w:rFonts w:hint="eastAsia"/>
          <w:b/>
          <w:bCs/>
          <w:lang w:val="en-US" w:eastAsia="zh-Hans"/>
        </w:rPr>
      </w:pPr>
      <w:r>
        <w:rPr>
          <w:rFonts w:hint="eastAsia"/>
          <w:b/>
          <w:bCs/>
          <w:lang w:val="en-US" w:eastAsia="zh-Hans"/>
        </w:rPr>
        <w:t>◆关联车辆：包含同行车辆关联。</w:t>
      </w:r>
    </w:p>
    <w:p>
      <w:pPr>
        <w:pStyle w:val="2"/>
        <w:widowControl w:val="0"/>
        <w:numPr>
          <w:ilvl w:val="-1"/>
          <w:numId w:val="0"/>
        </w:numPr>
        <w:spacing w:after="120" w:line="360" w:lineRule="auto"/>
        <w:ind w:left="0" w:leftChars="0" w:firstLine="480" w:firstLineChars="0"/>
        <w:jc w:val="both"/>
        <w:rPr>
          <w:rFonts w:hint="eastAsia"/>
          <w:b w:val="0"/>
          <w:bCs w:val="0"/>
          <w:lang w:val="en-US" w:eastAsia="zh-Hans"/>
        </w:rPr>
      </w:pPr>
      <w:r>
        <w:rPr>
          <w:rFonts w:hint="eastAsia"/>
          <w:b w:val="0"/>
          <w:bCs w:val="0"/>
          <w:lang w:val="en-US" w:eastAsia="zh-Hans"/>
        </w:rPr>
        <w:t>同行车辆关联需展示机动车档案封面照、车牌颜色</w:t>
      </w:r>
      <w:r>
        <w:rPr>
          <w:rFonts w:hint="default"/>
          <w:b w:val="0"/>
          <w:bCs w:val="0"/>
          <w:lang w:eastAsia="zh-Hans"/>
        </w:rPr>
        <w:t>+</w:t>
      </w:r>
      <w:r>
        <w:rPr>
          <w:rFonts w:hint="eastAsia"/>
          <w:b w:val="0"/>
          <w:bCs w:val="0"/>
          <w:lang w:val="en-US" w:eastAsia="zh-Hans"/>
        </w:rPr>
        <w:t>车牌号码、车辆品牌、车身颜色及置信度。根据置信度由高及低排序。支持以关联车辆的车牌颜色</w:t>
      </w:r>
      <w:r>
        <w:rPr>
          <w:rFonts w:hint="default"/>
          <w:b w:val="0"/>
          <w:bCs w:val="0"/>
          <w:lang w:eastAsia="zh-Hans"/>
        </w:rPr>
        <w:t>+</w:t>
      </w:r>
      <w:r>
        <w:rPr>
          <w:rFonts w:hint="eastAsia"/>
          <w:b w:val="0"/>
          <w:bCs w:val="0"/>
          <w:lang w:val="en-US" w:eastAsia="zh-Hans"/>
        </w:rPr>
        <w:t>车牌号码二次搜索车辆档案。</w:t>
      </w:r>
    </w:p>
    <w:p>
      <w:pPr>
        <w:pStyle w:val="2"/>
        <w:widowControl w:val="0"/>
        <w:numPr>
          <w:ilvl w:val="-1"/>
          <w:numId w:val="0"/>
        </w:numPr>
        <w:spacing w:after="120" w:line="360" w:lineRule="auto"/>
        <w:ind w:left="0" w:leftChars="0" w:firstLine="0" w:firstLineChars="0"/>
        <w:jc w:val="both"/>
        <w:rPr>
          <w:rFonts w:hint="eastAsia"/>
          <w:b/>
          <w:bCs/>
          <w:lang w:val="en-US" w:eastAsia="zh-Hans"/>
        </w:rPr>
      </w:pPr>
      <w:r>
        <w:rPr>
          <w:rFonts w:hint="eastAsia"/>
          <w:b/>
          <w:bCs/>
          <w:lang w:val="en-US" w:eastAsia="zh-Hans"/>
        </w:rPr>
        <w:t>◆关联终端：包含关联</w:t>
      </w:r>
      <w:r>
        <w:rPr>
          <w:rFonts w:hint="default"/>
          <w:b/>
          <w:bCs/>
          <w:lang w:eastAsia="zh-Hans"/>
        </w:rPr>
        <w:t>IMEI</w:t>
      </w:r>
      <w:r>
        <w:rPr>
          <w:rFonts w:hint="eastAsia"/>
          <w:b/>
          <w:bCs/>
          <w:lang w:val="en-US" w:eastAsia="zh-Hans"/>
        </w:rPr>
        <w:t>和关联</w:t>
      </w:r>
      <w:r>
        <w:rPr>
          <w:rFonts w:hint="default"/>
          <w:b/>
          <w:bCs/>
          <w:lang w:eastAsia="zh-Hans"/>
        </w:rPr>
        <w:t>MAC</w:t>
      </w:r>
      <w:r>
        <w:rPr>
          <w:rFonts w:hint="eastAsia"/>
          <w:b/>
          <w:bCs/>
          <w:lang w:val="en-US" w:eastAsia="zh-Hans"/>
        </w:rPr>
        <w:t>。</w:t>
      </w:r>
    </w:p>
    <w:p>
      <w:pPr>
        <w:pStyle w:val="2"/>
        <w:widowControl w:val="0"/>
        <w:numPr>
          <w:ilvl w:val="-1"/>
          <w:numId w:val="0"/>
        </w:numPr>
        <w:spacing w:after="120" w:line="360" w:lineRule="auto"/>
        <w:ind w:left="0" w:leftChars="0" w:firstLine="480" w:firstLineChars="0"/>
        <w:jc w:val="both"/>
        <w:rPr>
          <w:rFonts w:hint="eastAsia"/>
          <w:b w:val="0"/>
          <w:bCs w:val="0"/>
          <w:lang w:val="en-US" w:eastAsia="zh-Hans"/>
        </w:rPr>
      </w:pPr>
      <w:r>
        <w:rPr>
          <w:rFonts w:hint="eastAsia"/>
          <w:b w:val="0"/>
          <w:bCs w:val="0"/>
          <w:lang w:val="en-US" w:eastAsia="zh-Hans"/>
        </w:rPr>
        <w:t>关联</w:t>
      </w:r>
      <w:r>
        <w:rPr>
          <w:rFonts w:hint="default"/>
          <w:b w:val="0"/>
          <w:bCs w:val="0"/>
          <w:lang w:eastAsia="zh-Hans"/>
        </w:rPr>
        <w:t>IMEI</w:t>
      </w:r>
      <w:r>
        <w:rPr>
          <w:rFonts w:hint="eastAsia"/>
          <w:b w:val="0"/>
          <w:bCs w:val="0"/>
          <w:lang w:val="en-US" w:eastAsia="zh-Hans"/>
        </w:rPr>
        <w:t>需展示关联</w:t>
      </w:r>
      <w:r>
        <w:rPr>
          <w:rFonts w:hint="default"/>
          <w:b w:val="0"/>
          <w:bCs w:val="0"/>
          <w:lang w:eastAsia="zh-Hans"/>
        </w:rPr>
        <w:t>IMEI</w:t>
      </w:r>
      <w:r>
        <w:rPr>
          <w:rFonts w:hint="eastAsia"/>
          <w:b w:val="0"/>
          <w:bCs w:val="0"/>
          <w:lang w:val="en-US" w:eastAsia="zh-Hans"/>
        </w:rPr>
        <w:t>及置信度，根据置信度由高及低排序。支持以关联</w:t>
      </w:r>
      <w:r>
        <w:rPr>
          <w:rFonts w:hint="default"/>
          <w:b w:val="0"/>
          <w:bCs w:val="0"/>
          <w:lang w:eastAsia="zh-Hans"/>
        </w:rPr>
        <w:t>IMEI</w:t>
      </w:r>
      <w:r>
        <w:rPr>
          <w:rFonts w:hint="eastAsia"/>
          <w:b w:val="0"/>
          <w:bCs w:val="0"/>
          <w:lang w:val="en-US" w:eastAsia="zh-Hans"/>
        </w:rPr>
        <w:t>二次搜索终端档案及轨迹查看。可基于某一关联</w:t>
      </w:r>
      <w:r>
        <w:rPr>
          <w:rFonts w:hint="default"/>
          <w:b w:val="0"/>
          <w:bCs w:val="0"/>
          <w:lang w:eastAsia="zh-Hans"/>
        </w:rPr>
        <w:t>IMEI</w:t>
      </w:r>
      <w:r>
        <w:rPr>
          <w:rFonts w:hint="eastAsia"/>
          <w:b w:val="0"/>
          <w:bCs w:val="0"/>
          <w:lang w:eastAsia="zh-Hans"/>
        </w:rPr>
        <w:t>，</w:t>
      </w:r>
      <w:r>
        <w:rPr>
          <w:rFonts w:hint="eastAsia"/>
          <w:b w:val="0"/>
          <w:bCs w:val="0"/>
          <w:lang w:val="en-US" w:eastAsia="zh-Hans"/>
        </w:rPr>
        <w:t>进行二次人员关联，展示关联人员的封面照片、姓名、证件类型、证件号码、置信度。二次人员关联根据置信度由高及低排序。支持以当前关联侦码的二次关联人员档案搜索。</w:t>
      </w:r>
    </w:p>
    <w:p>
      <w:pPr>
        <w:pStyle w:val="2"/>
        <w:widowControl w:val="0"/>
        <w:numPr>
          <w:ilvl w:val="-1"/>
          <w:numId w:val="0"/>
        </w:numPr>
        <w:spacing w:after="120" w:line="360" w:lineRule="auto"/>
        <w:ind w:left="0" w:leftChars="0" w:firstLine="480" w:firstLineChars="0"/>
        <w:jc w:val="both"/>
        <w:rPr>
          <w:rFonts w:hint="eastAsia"/>
          <w:b w:val="0"/>
          <w:bCs w:val="0"/>
          <w:lang w:val="en-US" w:eastAsia="zh-Hans"/>
        </w:rPr>
      </w:pPr>
      <w:r>
        <w:rPr>
          <w:rFonts w:hint="eastAsia"/>
          <w:b w:val="0"/>
          <w:bCs w:val="0"/>
          <w:lang w:val="en-US" w:eastAsia="zh-Hans"/>
        </w:rPr>
        <w:t>关联</w:t>
      </w:r>
      <w:r>
        <w:rPr>
          <w:rFonts w:hint="default"/>
          <w:b w:val="0"/>
          <w:bCs w:val="0"/>
          <w:lang w:eastAsia="zh-Hans"/>
        </w:rPr>
        <w:t>MAC</w:t>
      </w:r>
      <w:r>
        <w:rPr>
          <w:rFonts w:hint="eastAsia"/>
          <w:b w:val="0"/>
          <w:bCs w:val="0"/>
          <w:lang w:val="en-US" w:eastAsia="zh-Hans"/>
        </w:rPr>
        <w:t>同上</w:t>
      </w:r>
    </w:p>
    <w:p>
      <w:pPr>
        <w:pStyle w:val="2"/>
        <w:widowControl w:val="0"/>
        <w:numPr>
          <w:ilvl w:val="-1"/>
          <w:numId w:val="0"/>
        </w:numPr>
        <w:spacing w:after="120" w:line="360" w:lineRule="auto"/>
        <w:ind w:left="0" w:leftChars="0" w:firstLine="0" w:firstLineChars="0"/>
        <w:jc w:val="both"/>
        <w:rPr>
          <w:rFonts w:hint="eastAsia"/>
          <w:b/>
          <w:bCs/>
          <w:lang w:val="en-US" w:eastAsia="zh-Hans"/>
        </w:rPr>
      </w:pPr>
      <w:r>
        <w:rPr>
          <w:rFonts w:hint="eastAsia"/>
          <w:b/>
          <w:bCs/>
          <w:lang w:val="en-US" w:eastAsia="zh-Hans"/>
        </w:rPr>
        <w:t>【轨迹信息】</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bCs/>
          <w:lang w:val="en-US" w:eastAsia="zh-Hans"/>
        </w:rPr>
        <w:t>◆</w:t>
      </w:r>
      <w:r>
        <w:rPr>
          <w:rFonts w:hint="eastAsia"/>
          <w:b w:val="0"/>
          <w:bCs w:val="0"/>
          <w:lang w:val="en-US" w:eastAsia="zh-Hans"/>
        </w:rPr>
        <w:t>支持终端关联实体要素（关联人员、关联车辆、关联终端等）轨迹的地图展示。如关联人员、车辆、终端类，则需选择某一关联要素，轨迹信息仅展示单一要素的轨迹。</w:t>
      </w:r>
    </w:p>
    <w:p>
      <w:pPr>
        <w:pStyle w:val="2"/>
        <w:widowControl w:val="0"/>
        <w:numPr>
          <w:ilvl w:val="-1"/>
          <w:numId w:val="0"/>
        </w:numPr>
        <w:spacing w:after="120" w:line="360" w:lineRule="auto"/>
        <w:ind w:left="0" w:leftChars="0" w:firstLine="0" w:firstLineChars="0"/>
        <w:jc w:val="both"/>
        <w:rPr>
          <w:rFonts w:hint="eastAsia"/>
          <w:b w:val="0"/>
          <w:bCs w:val="0"/>
          <w:lang w:eastAsia="zh-Hans"/>
        </w:rPr>
      </w:pPr>
      <w:r>
        <w:rPr>
          <w:rFonts w:hint="eastAsia"/>
          <w:b/>
          <w:bCs/>
          <w:lang w:val="en-US" w:eastAsia="zh-Hans"/>
        </w:rPr>
        <w:t>◆</w:t>
      </w:r>
      <w:r>
        <w:rPr>
          <w:rFonts w:hint="eastAsia"/>
          <w:b w:val="0"/>
          <w:bCs w:val="0"/>
          <w:lang w:val="en-US" w:eastAsia="zh-Hans"/>
        </w:rPr>
        <w:t>支持基于日期时间的轨迹查询，以日期（天）为单位展示当天所有轨迹及抓拍图片</w:t>
      </w:r>
      <w:r>
        <w:rPr>
          <w:rFonts w:hint="default"/>
          <w:b w:val="0"/>
          <w:bCs w:val="0"/>
          <w:lang w:eastAsia="zh-Hans"/>
        </w:rPr>
        <w:t>(</w:t>
      </w:r>
      <w:r>
        <w:rPr>
          <w:rFonts w:hint="eastAsia"/>
          <w:b w:val="0"/>
          <w:bCs w:val="0"/>
          <w:lang w:val="en-US" w:eastAsia="zh-Hans"/>
        </w:rPr>
        <w:t>如存在</w:t>
      </w:r>
      <w:r>
        <w:rPr>
          <w:rFonts w:hint="default"/>
          <w:b w:val="0"/>
          <w:bCs w:val="0"/>
          <w:lang w:eastAsia="zh-Hans"/>
        </w:rPr>
        <w:t>)</w:t>
      </w:r>
      <w:r>
        <w:rPr>
          <w:rFonts w:hint="eastAsia"/>
          <w:b w:val="0"/>
          <w:bCs w:val="0"/>
          <w:lang w:eastAsia="zh-Hans"/>
        </w:rPr>
        <w:t>。</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bCs/>
          <w:lang w:val="en-US" w:eastAsia="zh-Hans"/>
        </w:rPr>
        <w:t>◆</w:t>
      </w:r>
      <w:r>
        <w:rPr>
          <w:rFonts w:hint="eastAsia"/>
          <w:b w:val="0"/>
          <w:bCs w:val="0"/>
          <w:lang w:val="en-US" w:eastAsia="zh-Hans"/>
        </w:rPr>
        <w:t>支持选择轨迹绘制状态，默认轨迹绘制状态关闭，地图展示轨迹聚合并统计聚合轨迹数。当轨迹绘制状态开启时，展示当天的轨迹点连线。</w:t>
      </w:r>
    </w:p>
    <w:p>
      <w:pPr>
        <w:pStyle w:val="2"/>
        <w:widowControl w:val="0"/>
        <w:numPr>
          <w:ilvl w:val="-1"/>
          <w:numId w:val="0"/>
        </w:numPr>
        <w:spacing w:after="120" w:line="360" w:lineRule="auto"/>
        <w:ind w:left="0" w:leftChars="0" w:firstLine="0" w:firstLineChars="0"/>
        <w:jc w:val="both"/>
        <w:rPr>
          <w:rFonts w:hint="default"/>
          <w:b/>
          <w:bCs/>
          <w:lang w:eastAsia="zh-Hans"/>
        </w:rPr>
      </w:pPr>
      <w:r>
        <w:rPr>
          <w:rFonts w:hint="default"/>
          <w:b/>
          <w:bCs/>
          <w:lang w:eastAsia="zh-Hans"/>
        </w:rPr>
        <w:t>【</w:t>
      </w:r>
      <w:r>
        <w:rPr>
          <w:rFonts w:hint="eastAsia"/>
          <w:b/>
          <w:bCs/>
          <w:lang w:val="en-US" w:eastAsia="zh-Hans"/>
        </w:rPr>
        <w:t>关系图谱</w:t>
      </w:r>
      <w:r>
        <w:rPr>
          <w:rFonts w:hint="default"/>
          <w:b/>
          <w:bCs/>
          <w:lang w:eastAsia="zh-Hans"/>
        </w:rPr>
        <w:t>】</w:t>
      </w:r>
    </w:p>
    <w:p>
      <w:pPr>
        <w:pStyle w:val="2"/>
        <w:widowControl w:val="0"/>
        <w:numPr>
          <w:ilvl w:val="-1"/>
          <w:numId w:val="0"/>
        </w:numPr>
        <w:spacing w:after="120" w:line="360" w:lineRule="auto"/>
        <w:ind w:left="0" w:leftChars="0" w:firstLine="480" w:firstLineChars="0"/>
        <w:jc w:val="both"/>
        <w:rPr>
          <w:rFonts w:hint="eastAsia"/>
          <w:b w:val="0"/>
          <w:bCs w:val="0"/>
          <w:lang w:val="en-US" w:eastAsia="zh-Hans"/>
        </w:rPr>
      </w:pPr>
      <w:r>
        <w:rPr>
          <w:rFonts w:hint="eastAsia"/>
          <w:b w:val="0"/>
          <w:bCs w:val="0"/>
          <w:lang w:val="en-US" w:eastAsia="zh-Hans"/>
        </w:rPr>
        <w:t>关系图谱包含全部关系、业务关系、行为关系，下设二级关系类型。支持基于自定义关联关系类型的目录更新，动态获取展示关联类型目录。支持统计某一卡码档案关系实体的数量。</w:t>
      </w:r>
    </w:p>
    <w:p>
      <w:pPr>
        <w:pStyle w:val="2"/>
        <w:widowControl w:val="0"/>
        <w:numPr>
          <w:ilvl w:val="-1"/>
          <w:numId w:val="0"/>
        </w:numPr>
        <w:spacing w:after="120" w:line="360" w:lineRule="auto"/>
        <w:jc w:val="both"/>
        <w:rPr>
          <w:rFonts w:hint="eastAsia"/>
          <w:b w:val="0"/>
          <w:bCs w:val="0"/>
          <w:lang w:val="en-US" w:eastAsia="zh-Hans"/>
        </w:rPr>
      </w:pPr>
      <w:r>
        <w:rPr>
          <w:rFonts w:hint="eastAsia"/>
          <w:b w:val="0"/>
          <w:bCs w:val="0"/>
          <w:lang w:val="en-US" w:eastAsia="zh-Hans"/>
        </w:rPr>
        <w:t>◆支持基于关系层级的一度</w:t>
      </w:r>
      <w:r>
        <w:rPr>
          <w:rFonts w:hint="default"/>
          <w:b w:val="0"/>
          <w:bCs w:val="0"/>
          <w:lang w:eastAsia="zh-Hans"/>
        </w:rPr>
        <w:t>/</w:t>
      </w:r>
      <w:r>
        <w:rPr>
          <w:rFonts w:hint="eastAsia"/>
          <w:b w:val="0"/>
          <w:bCs w:val="0"/>
          <w:lang w:val="en-US" w:eastAsia="zh-Hans"/>
        </w:rPr>
        <w:t>二度关系选择，如选择二度关系，则二度关系实体节点需查询其与关系图谱内其他实体节点是否存在关系。</w:t>
      </w:r>
    </w:p>
    <w:p>
      <w:pPr>
        <w:pStyle w:val="2"/>
        <w:widowControl w:val="0"/>
        <w:numPr>
          <w:ilvl w:val="-1"/>
          <w:numId w:val="0"/>
        </w:numPr>
        <w:spacing w:after="120" w:line="360" w:lineRule="auto"/>
        <w:jc w:val="both"/>
        <w:rPr>
          <w:rFonts w:hint="eastAsia"/>
          <w:b w:val="0"/>
          <w:bCs w:val="0"/>
          <w:lang w:val="en-US" w:eastAsia="zh-Hans"/>
        </w:rPr>
      </w:pPr>
      <w:r>
        <w:rPr>
          <w:rFonts w:hint="eastAsia"/>
          <w:b w:val="0"/>
          <w:bCs w:val="0"/>
          <w:lang w:val="en-US" w:eastAsia="zh-Hans"/>
        </w:rPr>
        <w:t>◆支持基于关系置信度过滤筛选</w:t>
      </w:r>
    </w:p>
    <w:p>
      <w:pPr>
        <w:pStyle w:val="2"/>
        <w:widowControl w:val="0"/>
        <w:numPr>
          <w:ilvl w:val="-1"/>
          <w:numId w:val="0"/>
        </w:numPr>
        <w:spacing w:after="120" w:line="360" w:lineRule="auto"/>
        <w:jc w:val="both"/>
        <w:rPr>
          <w:rFonts w:hint="eastAsia"/>
          <w:b w:val="0"/>
          <w:bCs w:val="0"/>
          <w:lang w:val="en-US" w:eastAsia="zh-Hans"/>
        </w:rPr>
      </w:pPr>
      <w:r>
        <w:rPr>
          <w:rFonts w:hint="eastAsia"/>
          <w:b w:val="0"/>
          <w:bCs w:val="0"/>
          <w:lang w:val="en-US" w:eastAsia="zh-Hans"/>
        </w:rPr>
        <w:t>◆支持基于图谱形式的关系展示，实体节点展示手机号及</w:t>
      </w:r>
      <w:r>
        <w:rPr>
          <w:rFonts w:hint="default"/>
          <w:b w:val="0"/>
          <w:bCs w:val="0"/>
          <w:lang w:eastAsia="zh-Hans"/>
        </w:rPr>
        <w:t>IMSI</w:t>
      </w:r>
      <w:r>
        <w:rPr>
          <w:rFonts w:hint="eastAsia"/>
          <w:b w:val="0"/>
          <w:bCs w:val="0"/>
          <w:lang w:val="en-US" w:eastAsia="zh-Hans"/>
        </w:rPr>
        <w:t>，关系连线展示关系类型及置信度。如实体节点间存在多关系类型，支持展示多关系类型。</w:t>
      </w:r>
    </w:p>
    <w:p>
      <w:pPr>
        <w:pStyle w:val="2"/>
        <w:widowControl w:val="0"/>
        <w:numPr>
          <w:ilvl w:val="-1"/>
          <w:numId w:val="0"/>
        </w:numPr>
        <w:spacing w:after="120" w:line="360" w:lineRule="auto"/>
        <w:ind w:left="0" w:leftChars="0" w:firstLine="0" w:firstLineChars="0"/>
        <w:jc w:val="both"/>
        <w:rPr>
          <w:rFonts w:hint="default"/>
          <w:b/>
          <w:bCs/>
          <w:lang w:eastAsia="zh-Hans"/>
        </w:rPr>
      </w:pPr>
      <w:r>
        <w:rPr>
          <w:rFonts w:hint="default"/>
          <w:b/>
          <w:bCs/>
          <w:lang w:eastAsia="zh-Hans"/>
        </w:rPr>
        <w:t>【</w:t>
      </w:r>
      <w:r>
        <w:rPr>
          <w:rFonts w:hint="eastAsia"/>
          <w:b/>
          <w:bCs/>
          <w:lang w:val="en-US" w:eastAsia="zh-Hans"/>
        </w:rPr>
        <w:t>标签规律</w:t>
      </w:r>
      <w:r>
        <w:rPr>
          <w:rFonts w:hint="default"/>
          <w:b/>
          <w:bCs/>
          <w:lang w:eastAsia="zh-Hans"/>
        </w:rPr>
        <w:t>】</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val="0"/>
          <w:bCs w:val="0"/>
          <w:lang w:val="en-US" w:eastAsia="zh-Hans"/>
        </w:rPr>
        <w:t>◆支持基于卡码的标签展示</w:t>
      </w:r>
    </w:p>
    <w:p>
      <w:pPr>
        <w:pStyle w:val="2"/>
        <w:widowControl w:val="0"/>
        <w:numPr>
          <w:ilvl w:val="-1"/>
          <w:numId w:val="0"/>
        </w:numPr>
        <w:spacing w:after="120" w:line="360" w:lineRule="auto"/>
        <w:ind w:left="0" w:leftChars="0" w:firstLine="0" w:firstLineChars="0"/>
        <w:jc w:val="both"/>
        <w:rPr>
          <w:rFonts w:hint="eastAsia"/>
          <w:b w:val="0"/>
          <w:bCs w:val="0"/>
          <w:lang w:val="en-US" w:eastAsia="zh-Hans"/>
        </w:rPr>
      </w:pPr>
      <w:r>
        <w:rPr>
          <w:rFonts w:hint="eastAsia"/>
          <w:b w:val="0"/>
          <w:bCs w:val="0"/>
          <w:lang w:val="en-US" w:eastAsia="zh-Hans"/>
        </w:rPr>
        <w:t>◆支持基于卡码活动规律的轨迹数量统计。支持用户自定义选择轨迹统计日期范围，支持用户自定义选择统计粒度：小时</w:t>
      </w:r>
      <w:r>
        <w:rPr>
          <w:rFonts w:hint="default"/>
          <w:b w:val="0"/>
          <w:bCs w:val="0"/>
          <w:lang w:eastAsia="zh-Hans"/>
        </w:rPr>
        <w:t>/</w:t>
      </w:r>
      <w:r>
        <w:rPr>
          <w:rFonts w:hint="eastAsia"/>
          <w:b w:val="0"/>
          <w:bCs w:val="0"/>
          <w:lang w:val="en-US" w:eastAsia="zh-Hans"/>
        </w:rPr>
        <w:t>天</w:t>
      </w:r>
      <w:r>
        <w:rPr>
          <w:rFonts w:hint="default"/>
          <w:b w:val="0"/>
          <w:bCs w:val="0"/>
          <w:lang w:eastAsia="zh-Hans"/>
        </w:rPr>
        <w:t>/</w:t>
      </w:r>
      <w:r>
        <w:rPr>
          <w:rFonts w:hint="eastAsia"/>
          <w:b w:val="0"/>
          <w:bCs w:val="0"/>
          <w:lang w:val="en-US" w:eastAsia="zh-Hans"/>
        </w:rPr>
        <w:t>月。</w:t>
      </w:r>
    </w:p>
    <w:p>
      <w:pPr>
        <w:pStyle w:val="8"/>
        <w:numPr>
          <w:ilvl w:val="-1"/>
          <w:numId w:val="0"/>
        </w:numPr>
        <w:ind w:left="0" w:firstLine="0"/>
        <w:outlineLvl w:val="4"/>
      </w:pPr>
      <w:r>
        <w:t>5.2.2.4.2</w:t>
      </w:r>
      <w:r>
        <w:rPr>
          <w:rFonts w:hint="eastAsia"/>
          <w:lang w:val="en-US" w:eastAsia="zh-Hans"/>
        </w:rPr>
        <w:t>功能流程</w:t>
      </w:r>
    </w:p>
    <w:p>
      <w:pPr>
        <w:rPr>
          <w:rFonts w:hint="eastAsia"/>
          <w:lang w:val="en-US" w:eastAsia="zh-Hans"/>
        </w:rPr>
      </w:pPr>
      <w:r>
        <w:rPr>
          <w:rFonts w:hint="eastAsia"/>
          <w:lang w:val="en-US" w:eastAsia="zh-Hans"/>
        </w:rPr>
        <w:t>略</w:t>
      </w:r>
    </w:p>
    <w:p>
      <w:pPr>
        <w:pStyle w:val="6"/>
        <w:numPr>
          <w:ilvl w:val="2"/>
          <w:numId w:val="0"/>
        </w:numPr>
        <w:rPr>
          <w:rFonts w:hint="eastAsia"/>
          <w:lang w:val="en-US" w:eastAsia="zh-Hans"/>
        </w:rPr>
      </w:pPr>
      <w:r>
        <w:t>5.2.3</w:t>
      </w:r>
      <w:r>
        <w:rPr>
          <w:rFonts w:hint="eastAsia"/>
          <w:lang w:val="en-US" w:eastAsia="zh-Hans"/>
        </w:rPr>
        <w:t>档案临时研判</w:t>
      </w:r>
    </w:p>
    <w:p>
      <w:pPr>
        <w:pStyle w:val="7"/>
        <w:numPr>
          <w:ilvl w:val="3"/>
          <w:numId w:val="0"/>
        </w:numPr>
        <w:outlineLvl w:val="3"/>
        <w:rPr>
          <w:rFonts w:hint="eastAsia"/>
          <w:lang w:val="en-US" w:eastAsia="zh-Hans"/>
        </w:rPr>
      </w:pPr>
      <w:r>
        <w:t>5.2.3.1功能描述</w:t>
      </w:r>
    </w:p>
    <w:p>
      <w:pPr>
        <w:rPr>
          <w:rFonts w:hint="eastAsia" w:eastAsia="宋体"/>
          <w:lang w:val="en-US" w:eastAsia="zh-Hans"/>
        </w:rPr>
      </w:pPr>
      <w:r>
        <w:rPr>
          <w:rFonts w:hint="eastAsia"/>
          <w:b w:val="0"/>
          <w:bCs w:val="0"/>
          <w:lang w:val="en-US" w:eastAsia="zh-Hans"/>
        </w:rPr>
        <w:t>◆</w:t>
      </w:r>
      <w:r>
        <w:rPr>
          <w:rFonts w:hint="eastAsia"/>
          <w:lang w:val="en-US" w:eastAsia="zh-Hans"/>
        </w:rPr>
        <w:t>支持将人员、车辆、卡码、终端的动态档案加入</w:t>
      </w:r>
      <w:r>
        <w:rPr>
          <w:rFonts w:hint="default"/>
          <w:lang w:eastAsia="zh-Hans"/>
        </w:rPr>
        <w:t>/</w:t>
      </w:r>
      <w:r>
        <w:rPr>
          <w:rFonts w:hint="eastAsia"/>
          <w:lang w:val="en-US" w:eastAsia="zh-Hans"/>
        </w:rPr>
        <w:t>删除临时研判列表，可清空档案临时研判列表。</w:t>
      </w:r>
    </w:p>
    <w:p>
      <w:pPr>
        <w:rPr>
          <w:rFonts w:hint="eastAsia"/>
          <w:lang w:val="en-US" w:eastAsia="zh-Hans"/>
        </w:rPr>
      </w:pPr>
      <w:r>
        <w:rPr>
          <w:rFonts w:hint="eastAsia"/>
          <w:b w:val="0"/>
          <w:bCs w:val="0"/>
          <w:lang w:val="en-US" w:eastAsia="zh-Hans"/>
        </w:rPr>
        <w:t>◆</w:t>
      </w:r>
      <w:r>
        <w:rPr>
          <w:rFonts w:hint="eastAsia"/>
          <w:lang w:val="en-US" w:eastAsia="zh-Hans"/>
        </w:rPr>
        <w:t>档案临时研判列表为全局性用户记录，根据不同的用户产生用户唯一列表，不受页面关闭、跳转等影响。</w:t>
      </w:r>
    </w:p>
    <w:p>
      <w:pPr>
        <w:pStyle w:val="2"/>
        <w:ind w:left="0" w:leftChars="0" w:firstLine="0" w:firstLineChars="0"/>
        <w:rPr>
          <w:rFonts w:hint="eastAsia"/>
          <w:lang w:val="en-US" w:eastAsia="zh-Hans"/>
        </w:rPr>
      </w:pPr>
      <w:r>
        <w:rPr>
          <w:rFonts w:hint="eastAsia"/>
          <w:b w:val="0"/>
          <w:bCs w:val="0"/>
          <w:lang w:val="en-US" w:eastAsia="zh-Hans"/>
        </w:rPr>
        <w:t>◆</w:t>
      </w:r>
      <w:r>
        <w:rPr>
          <w:rFonts w:hint="eastAsia"/>
          <w:lang w:val="en-US" w:eastAsia="zh-Hans"/>
        </w:rPr>
        <w:t>用户可基于档案临时研判列表的全部档案数据，进入研判分析，系统自动创建临时研判任务，发起研判。</w:t>
      </w:r>
    </w:p>
    <w:p>
      <w:pPr>
        <w:pStyle w:val="7"/>
        <w:numPr>
          <w:ilvl w:val="3"/>
          <w:numId w:val="0"/>
        </w:numPr>
        <w:outlineLvl w:val="3"/>
        <w:rPr>
          <w:rFonts w:hint="eastAsia"/>
          <w:lang w:val="en-US" w:eastAsia="zh-Hans"/>
        </w:rPr>
      </w:pPr>
      <w:r>
        <w:t>5.2.3.2功能</w:t>
      </w:r>
      <w:r>
        <w:rPr>
          <w:rFonts w:hint="eastAsia"/>
          <w:lang w:val="en-US" w:eastAsia="zh-Hans"/>
        </w:rPr>
        <w:t>流程</w:t>
      </w:r>
    </w:p>
    <w:p>
      <w:pPr>
        <w:pStyle w:val="2"/>
        <w:ind w:left="0" w:leftChars="0" w:firstLine="0" w:firstLineChars="0"/>
        <w:rPr>
          <w:rFonts w:hint="eastAsia" w:eastAsia="宋体"/>
          <w:lang w:val="en-US" w:eastAsia="zh-Hans"/>
        </w:rPr>
      </w:pPr>
      <w:r>
        <w:rPr>
          <w:rFonts w:hint="eastAsia"/>
          <w:lang w:val="en-US" w:eastAsia="zh-Hans"/>
        </w:rPr>
        <w:t>略</w:t>
      </w:r>
    </w:p>
    <w:p>
      <w:pPr>
        <w:pStyle w:val="5"/>
        <w:numPr>
          <w:ilvl w:val="1"/>
          <w:numId w:val="0"/>
        </w:numPr>
        <w:ind w:leftChars="0"/>
      </w:pPr>
      <w:bookmarkStart w:id="126" w:name="_Toc1883347611"/>
      <w:bookmarkStart w:id="127" w:name="_Toc1162337455"/>
      <w:bookmarkStart w:id="128" w:name="_Toc1623897571"/>
      <w:r>
        <w:t>5.2</w:t>
      </w:r>
      <w:r>
        <w:rPr>
          <w:rFonts w:hint="eastAsia"/>
          <w:lang w:val="en-US" w:eastAsia="zh-Hans"/>
        </w:rPr>
        <w:t>关系分析</w:t>
      </w:r>
      <w:bookmarkEnd w:id="126"/>
      <w:bookmarkEnd w:id="127"/>
      <w:bookmarkEnd w:id="128"/>
    </w:p>
    <w:p>
      <w:pPr>
        <w:pStyle w:val="6"/>
        <w:numPr>
          <w:ilvl w:val="2"/>
          <w:numId w:val="0"/>
        </w:numPr>
        <w:bidi w:val="0"/>
        <w:ind w:leftChars="0"/>
        <w:rPr>
          <w:rFonts w:hint="eastAsia"/>
          <w:lang w:val="en-US" w:eastAsia="zh-Hans"/>
        </w:rPr>
      </w:pPr>
      <w:bookmarkStart w:id="129" w:name="_Toc1661824944"/>
      <w:bookmarkStart w:id="130" w:name="_Toc476806074"/>
      <w:bookmarkStart w:id="131" w:name="_Toc1894353073"/>
      <w:r>
        <w:t>5.2.1</w:t>
      </w:r>
      <w:r>
        <w:rPr>
          <w:rFonts w:hint="eastAsia"/>
          <w:lang w:val="en-US" w:eastAsia="zh-Hans"/>
        </w:rPr>
        <w:t>人员关系分析</w:t>
      </w:r>
      <w:bookmarkEnd w:id="129"/>
      <w:bookmarkEnd w:id="130"/>
      <w:bookmarkEnd w:id="131"/>
    </w:p>
    <w:p>
      <w:pPr>
        <w:pStyle w:val="7"/>
        <w:numPr>
          <w:ilvl w:val="3"/>
          <w:numId w:val="0"/>
        </w:numPr>
        <w:outlineLvl w:val="3"/>
        <w:rPr>
          <w:rFonts w:hint="eastAsia"/>
          <w:lang w:val="en-US" w:eastAsia="zh-Hans"/>
        </w:rPr>
      </w:pPr>
      <w:r>
        <w:t>5.2.1.1功能描述</w:t>
      </w:r>
    </w:p>
    <w:p>
      <w:pPr>
        <w:ind w:firstLine="480" w:firstLineChars="0"/>
        <w:rPr>
          <w:rFonts w:hint="eastAsia"/>
        </w:rPr>
      </w:pPr>
      <w:r>
        <w:rPr>
          <w:rFonts w:hint="eastAsia" w:ascii="宋体" w:hAnsi="宋体"/>
          <w:sz w:val="24"/>
          <w:szCs w:val="24"/>
        </w:rPr>
        <w:t>针对</w:t>
      </w:r>
      <w:r>
        <w:rPr>
          <w:rFonts w:hint="eastAsia" w:ascii="宋体" w:hAnsi="宋体"/>
          <w:sz w:val="24"/>
          <w:szCs w:val="24"/>
          <w:lang w:val="en-US" w:eastAsia="zh-Hans"/>
        </w:rPr>
        <w:t>人员</w:t>
      </w:r>
      <w:r>
        <w:rPr>
          <w:rFonts w:hint="eastAsia" w:ascii="宋体" w:hAnsi="宋体"/>
          <w:sz w:val="24"/>
          <w:szCs w:val="24"/>
        </w:rPr>
        <w:t>的关系分析</w:t>
      </w:r>
      <w:r>
        <w:rPr>
          <w:rFonts w:hint="eastAsia" w:ascii="宋体" w:hAnsi="宋体"/>
          <w:sz w:val="24"/>
          <w:szCs w:val="24"/>
          <w:lang w:eastAsia="zh-Hans"/>
        </w:rPr>
        <w:t>，</w:t>
      </w:r>
      <w:r>
        <w:rPr>
          <w:rFonts w:hint="eastAsia"/>
        </w:rPr>
        <w:t>动态关系通过</w:t>
      </w:r>
      <w:r>
        <w:rPr>
          <w:rFonts w:hint="default"/>
        </w:rPr>
        <w:t>同行、同乘、同场所行为、共用等算法建立</w:t>
      </w:r>
      <w:r>
        <w:rPr>
          <w:rFonts w:hint="eastAsia"/>
        </w:rPr>
        <w:t>，赋予置信度；静态关系通过登记数据建立。</w:t>
      </w:r>
      <w:r>
        <w:rPr>
          <w:rFonts w:hint="eastAsia"/>
          <w:lang w:val="en-US" w:eastAsia="zh-Hans"/>
        </w:rPr>
        <w:t>以关系图或列表形式展示人员关系。可查看待分析人员与其关系人的关系明细。支持多选将待分析实体加入我的线索，实现线索汇聚。</w:t>
      </w:r>
    </w:p>
    <w:p>
      <w:pPr>
        <w:pStyle w:val="7"/>
        <w:numPr>
          <w:ilvl w:val="3"/>
          <w:numId w:val="0"/>
        </w:numPr>
        <w:outlineLvl w:val="3"/>
        <w:rPr>
          <w:rFonts w:hint="eastAsia"/>
          <w:lang w:val="en-US" w:eastAsia="zh-Hans"/>
        </w:rPr>
      </w:pPr>
      <w:r>
        <w:t>5.2.1.2</w:t>
      </w:r>
      <w:r>
        <w:rPr>
          <w:rFonts w:hint="eastAsia"/>
          <w:lang w:val="en-US" w:eastAsia="zh-Hans"/>
        </w:rPr>
        <w:t>关系类型</w:t>
      </w:r>
    </w:p>
    <w:p>
      <w:pPr>
        <w:pStyle w:val="8"/>
        <w:numPr>
          <w:ilvl w:val="-1"/>
          <w:numId w:val="0"/>
        </w:numPr>
        <w:ind w:left="0" w:firstLine="0"/>
        <w:outlineLvl w:val="4"/>
        <w:rPr>
          <w:rFonts w:hint="eastAsia"/>
          <w:color w:val="auto"/>
        </w:rPr>
      </w:pPr>
      <w:r>
        <w:rPr>
          <w:color w:val="auto"/>
        </w:rPr>
        <w:t>5.2.1.2.1</w:t>
      </w:r>
      <w:r>
        <w:rPr>
          <w:rFonts w:hint="eastAsia"/>
          <w:color w:val="auto"/>
        </w:rPr>
        <w:t>同行人员</w:t>
      </w:r>
    </w:p>
    <w:p>
      <w:pPr>
        <w:ind w:firstLine="480" w:firstLineChars="0"/>
        <w:rPr>
          <w:rFonts w:hint="eastAsia"/>
          <w:color w:val="auto"/>
        </w:rPr>
      </w:pPr>
      <w:r>
        <w:rPr>
          <w:rFonts w:hint="eastAsia"/>
          <w:color w:val="auto"/>
          <w:lang w:val="en-US" w:eastAsia="zh-Hans"/>
        </w:rPr>
        <w:t>支持</w:t>
      </w:r>
      <w:r>
        <w:rPr>
          <w:rFonts w:hint="eastAsia"/>
          <w:color w:val="auto"/>
        </w:rPr>
        <w:t>输入人员身份信息或</w:t>
      </w:r>
      <w:r>
        <w:rPr>
          <w:rFonts w:hint="eastAsia"/>
          <w:color w:val="auto"/>
          <w:lang w:val="en-US" w:eastAsia="zh-Hans"/>
        </w:rPr>
        <w:t>人员</w:t>
      </w:r>
      <w:r>
        <w:rPr>
          <w:rFonts w:hint="eastAsia"/>
          <w:color w:val="auto"/>
        </w:rPr>
        <w:t>照片，检索同行人员及身份信息，系统关联分析建立关系，动态关系通过多点位同时出现的人员的方式建立</w:t>
      </w:r>
      <w:r>
        <w:rPr>
          <w:rFonts w:hint="default"/>
          <w:color w:val="auto"/>
        </w:rPr>
        <w:t>。</w:t>
      </w:r>
      <w:r>
        <w:rPr>
          <w:rFonts w:hint="eastAsia"/>
          <w:color w:val="auto"/>
          <w:lang w:val="en-US" w:eastAsia="zh-Hans"/>
        </w:rPr>
        <w:t>支持常态化分析及特定分析两种分析类型，其中常态化分析可通过置信度过滤，特定分析可通过选择日期范围、间隔时间及同行次数过滤。</w:t>
      </w:r>
    </w:p>
    <w:p>
      <w:pPr>
        <w:pStyle w:val="8"/>
        <w:numPr>
          <w:ilvl w:val="-1"/>
          <w:numId w:val="0"/>
        </w:numPr>
        <w:ind w:left="0" w:firstLine="0"/>
        <w:outlineLvl w:val="4"/>
        <w:rPr>
          <w:rFonts w:hint="eastAsia"/>
          <w:color w:val="auto"/>
        </w:rPr>
      </w:pPr>
      <w:r>
        <w:rPr>
          <w:color w:val="auto"/>
        </w:rPr>
        <w:t>5.2.1.2.2</w:t>
      </w:r>
      <w:r>
        <w:rPr>
          <w:rFonts w:hint="eastAsia"/>
          <w:color w:val="auto"/>
          <w:lang w:val="en-US" w:eastAsia="zh-Hans"/>
        </w:rPr>
        <w:t>共用车辆</w:t>
      </w:r>
    </w:p>
    <w:p>
      <w:pPr>
        <w:ind w:firstLine="480" w:firstLineChars="0"/>
        <w:rPr>
          <w:rFonts w:hint="eastAsia"/>
          <w:color w:val="auto"/>
        </w:rPr>
      </w:pPr>
      <w:r>
        <w:rPr>
          <w:rFonts w:hint="eastAsia"/>
          <w:color w:val="auto"/>
          <w:lang w:val="en-US" w:eastAsia="zh-Hans"/>
        </w:rPr>
        <w:t>支持</w:t>
      </w:r>
      <w:r>
        <w:rPr>
          <w:rFonts w:hint="eastAsia"/>
          <w:color w:val="auto"/>
        </w:rPr>
        <w:t>输入人员身份信息或</w:t>
      </w:r>
      <w:r>
        <w:rPr>
          <w:rFonts w:hint="eastAsia"/>
          <w:color w:val="auto"/>
          <w:lang w:val="en-US" w:eastAsia="zh-Hans"/>
        </w:rPr>
        <w:t>人员</w:t>
      </w:r>
      <w:r>
        <w:rPr>
          <w:rFonts w:hint="eastAsia"/>
          <w:color w:val="auto"/>
        </w:rPr>
        <w:t>照片</w:t>
      </w:r>
      <w:r>
        <w:rPr>
          <w:rFonts w:hint="eastAsia"/>
          <w:color w:val="auto"/>
          <w:lang w:eastAsia="zh-Hans"/>
        </w:rPr>
        <w:t>，</w:t>
      </w:r>
      <w:r>
        <w:rPr>
          <w:rFonts w:hint="eastAsia"/>
          <w:color w:val="auto"/>
        </w:rPr>
        <w:t>检索</w:t>
      </w:r>
      <w:r>
        <w:rPr>
          <w:rFonts w:hint="eastAsia"/>
          <w:color w:val="auto"/>
          <w:lang w:val="en-US" w:eastAsia="zh-Hans"/>
        </w:rPr>
        <w:t>在同一车辆中出现过</w:t>
      </w:r>
      <w:r>
        <w:rPr>
          <w:rFonts w:hint="eastAsia"/>
          <w:color w:val="auto"/>
        </w:rPr>
        <w:t>的其他人员，</w:t>
      </w:r>
      <w:r>
        <w:rPr>
          <w:rFonts w:hint="eastAsia"/>
          <w:color w:val="auto"/>
          <w:lang w:val="en-US" w:eastAsia="zh-Hans"/>
        </w:rPr>
        <w:t>支持常态化分析及特定分析两种分析类型，其中常态化分析可通过置信度过滤，特定分析可通过选择日期范围过滤。</w:t>
      </w:r>
    </w:p>
    <w:p>
      <w:pPr>
        <w:pStyle w:val="8"/>
        <w:numPr>
          <w:ilvl w:val="-1"/>
          <w:numId w:val="0"/>
        </w:numPr>
        <w:ind w:left="0" w:firstLine="0"/>
        <w:outlineLvl w:val="4"/>
        <w:rPr>
          <w:rFonts w:hint="eastAsia"/>
          <w:color w:val="auto"/>
        </w:rPr>
      </w:pPr>
      <w:r>
        <w:rPr>
          <w:color w:val="auto"/>
        </w:rPr>
        <w:t>5.2.1.2.3</w:t>
      </w:r>
      <w:r>
        <w:rPr>
          <w:rFonts w:hint="eastAsia"/>
          <w:color w:val="auto"/>
        </w:rPr>
        <w:t>共用侦码</w:t>
      </w:r>
    </w:p>
    <w:p>
      <w:pPr>
        <w:ind w:firstLine="480" w:firstLineChars="0"/>
        <w:rPr>
          <w:rFonts w:hint="eastAsia"/>
          <w:color w:val="auto"/>
        </w:rPr>
      </w:pPr>
      <w:r>
        <w:rPr>
          <w:rFonts w:hint="eastAsia"/>
          <w:color w:val="auto"/>
          <w:lang w:val="en-US" w:eastAsia="zh-Hans"/>
        </w:rPr>
        <w:t>支持</w:t>
      </w:r>
      <w:r>
        <w:rPr>
          <w:rFonts w:hint="eastAsia"/>
          <w:color w:val="auto"/>
        </w:rPr>
        <w:t>输入人员身份信息或</w:t>
      </w:r>
      <w:r>
        <w:rPr>
          <w:rFonts w:hint="eastAsia"/>
          <w:color w:val="auto"/>
          <w:lang w:val="en-US" w:eastAsia="zh-Hans"/>
        </w:rPr>
        <w:t>人员</w:t>
      </w:r>
      <w:r>
        <w:rPr>
          <w:rFonts w:hint="eastAsia"/>
          <w:color w:val="auto"/>
        </w:rPr>
        <w:t>照片</w:t>
      </w:r>
      <w:r>
        <w:rPr>
          <w:rFonts w:hint="eastAsia"/>
          <w:color w:val="auto"/>
          <w:lang w:eastAsia="zh-Hans"/>
        </w:rPr>
        <w:t>，</w:t>
      </w:r>
      <w:r>
        <w:rPr>
          <w:rFonts w:hint="eastAsia"/>
          <w:color w:val="auto"/>
        </w:rPr>
        <w:t>检索共用过</w:t>
      </w:r>
      <w:r>
        <w:rPr>
          <w:rFonts w:hint="eastAsia"/>
          <w:color w:val="auto"/>
          <w:lang w:val="en-US" w:eastAsia="zh-Hans"/>
        </w:rPr>
        <w:t>同一</w:t>
      </w:r>
      <w:r>
        <w:rPr>
          <w:rFonts w:hint="default"/>
          <w:color w:val="auto"/>
          <w:lang w:eastAsia="zh-Hans"/>
        </w:rPr>
        <w:t>IMEI/IMSI/</w:t>
      </w:r>
      <w:r>
        <w:rPr>
          <w:rFonts w:hint="eastAsia"/>
          <w:color w:val="auto"/>
          <w:lang w:val="en-US" w:eastAsia="zh-Hans"/>
        </w:rPr>
        <w:t>手机号</w:t>
      </w:r>
      <w:r>
        <w:rPr>
          <w:rFonts w:hint="default"/>
          <w:color w:val="auto"/>
          <w:lang w:eastAsia="zh-Hans"/>
        </w:rPr>
        <w:t>/MAC</w:t>
      </w:r>
      <w:r>
        <w:rPr>
          <w:rFonts w:hint="eastAsia"/>
          <w:color w:val="auto"/>
        </w:rPr>
        <w:t>的其他人员</w:t>
      </w:r>
      <w:r>
        <w:rPr>
          <w:rFonts w:hint="eastAsia"/>
          <w:color w:val="auto"/>
          <w:lang w:eastAsia="zh-Hans"/>
        </w:rPr>
        <w:t>。</w:t>
      </w:r>
      <w:r>
        <w:rPr>
          <w:rFonts w:hint="eastAsia"/>
          <w:color w:val="auto"/>
          <w:lang w:val="en-US" w:eastAsia="zh-Hans"/>
        </w:rPr>
        <w:t>支持常态化分析及特定分析两种分析类型，其中常态化分析可通过置信度过滤，特定分析可通过选择日期范围过滤。</w:t>
      </w:r>
    </w:p>
    <w:p>
      <w:pPr>
        <w:pStyle w:val="8"/>
        <w:numPr>
          <w:ilvl w:val="-1"/>
          <w:numId w:val="0"/>
        </w:numPr>
        <w:ind w:left="0" w:firstLine="0"/>
        <w:outlineLvl w:val="4"/>
        <w:rPr>
          <w:rFonts w:hint="eastAsia"/>
          <w:color w:val="auto"/>
        </w:rPr>
      </w:pPr>
      <w:r>
        <w:rPr>
          <w:color w:val="auto"/>
        </w:rPr>
        <w:t>5.2.1.2.4</w:t>
      </w:r>
      <w:r>
        <w:rPr>
          <w:rFonts w:hint="eastAsia"/>
          <w:color w:val="auto"/>
        </w:rPr>
        <w:t>同住宿人员</w:t>
      </w:r>
    </w:p>
    <w:p>
      <w:pPr>
        <w:ind w:firstLine="480" w:firstLineChars="0"/>
        <w:rPr>
          <w:rFonts w:hint="eastAsia"/>
          <w:color w:val="auto"/>
        </w:rPr>
      </w:pPr>
      <w:r>
        <w:rPr>
          <w:rFonts w:hint="eastAsia"/>
          <w:color w:val="auto"/>
          <w:lang w:val="en-US" w:eastAsia="zh-Hans"/>
        </w:rPr>
        <w:t>支持</w:t>
      </w:r>
      <w:r>
        <w:rPr>
          <w:rFonts w:hint="eastAsia"/>
          <w:color w:val="auto"/>
        </w:rPr>
        <w:t>输入人员身份信息或</w:t>
      </w:r>
      <w:r>
        <w:rPr>
          <w:rFonts w:hint="eastAsia"/>
          <w:color w:val="auto"/>
          <w:lang w:val="en-US" w:eastAsia="zh-Hans"/>
        </w:rPr>
        <w:t>人员</w:t>
      </w:r>
      <w:r>
        <w:rPr>
          <w:rFonts w:hint="eastAsia"/>
          <w:color w:val="auto"/>
        </w:rPr>
        <w:t>照片</w:t>
      </w:r>
      <w:r>
        <w:rPr>
          <w:rFonts w:hint="eastAsia"/>
          <w:color w:val="auto"/>
          <w:lang w:eastAsia="zh-Hans"/>
        </w:rPr>
        <w:t>，</w:t>
      </w:r>
      <w:r>
        <w:rPr>
          <w:rFonts w:hint="eastAsia"/>
          <w:color w:val="auto"/>
        </w:rPr>
        <w:t>检索同住宿人员，关联分析建立关系。静态关系通过住宿登记数据相同天数、同房间建立关系；动态关系通过进出旅店人脸抓拍与人员登记时间建立关系，赋予置信度</w:t>
      </w:r>
      <w:r>
        <w:rPr>
          <w:rFonts w:hint="default"/>
          <w:color w:val="auto"/>
        </w:rPr>
        <w:t>。</w:t>
      </w:r>
      <w:r>
        <w:rPr>
          <w:rFonts w:hint="eastAsia"/>
          <w:color w:val="auto"/>
          <w:lang w:val="en-US" w:eastAsia="zh-Hans"/>
        </w:rPr>
        <w:t>支持常态化分析及特定分析两种分析类型，其中常态化分析可通过置信度过滤，特定分析可通过选择日期范围及间隔时间过滤。</w:t>
      </w:r>
    </w:p>
    <w:p>
      <w:pPr>
        <w:pStyle w:val="8"/>
        <w:numPr>
          <w:ilvl w:val="-1"/>
          <w:numId w:val="0"/>
        </w:numPr>
        <w:ind w:left="0" w:firstLine="0"/>
        <w:outlineLvl w:val="4"/>
        <w:rPr>
          <w:rFonts w:hint="eastAsia"/>
          <w:color w:val="auto"/>
        </w:rPr>
      </w:pPr>
      <w:r>
        <w:rPr>
          <w:color w:val="auto"/>
        </w:rPr>
        <w:t>5.2.1.2.5</w:t>
      </w:r>
      <w:r>
        <w:rPr>
          <w:rFonts w:hint="eastAsia"/>
          <w:color w:val="auto"/>
        </w:rPr>
        <w:t>同上网人员</w:t>
      </w:r>
    </w:p>
    <w:p>
      <w:pPr>
        <w:ind w:firstLine="480" w:firstLineChars="0"/>
        <w:rPr>
          <w:rFonts w:hint="eastAsia"/>
          <w:color w:val="auto"/>
        </w:rPr>
      </w:pPr>
      <w:r>
        <w:rPr>
          <w:rFonts w:hint="eastAsia"/>
          <w:color w:val="auto"/>
          <w:lang w:val="en-US" w:eastAsia="zh-Hans"/>
        </w:rPr>
        <w:t>支持</w:t>
      </w:r>
      <w:r>
        <w:rPr>
          <w:rFonts w:hint="eastAsia"/>
          <w:color w:val="auto"/>
        </w:rPr>
        <w:t>输入人员身份信息或</w:t>
      </w:r>
      <w:r>
        <w:rPr>
          <w:rFonts w:hint="eastAsia"/>
          <w:color w:val="auto"/>
          <w:lang w:val="en-US" w:eastAsia="zh-Hans"/>
        </w:rPr>
        <w:t>人员</w:t>
      </w:r>
      <w:r>
        <w:rPr>
          <w:rFonts w:hint="eastAsia"/>
          <w:color w:val="auto"/>
        </w:rPr>
        <w:t>照片</w:t>
      </w:r>
      <w:r>
        <w:rPr>
          <w:rFonts w:hint="eastAsia"/>
          <w:color w:val="auto"/>
          <w:lang w:eastAsia="zh-Hans"/>
        </w:rPr>
        <w:t>，</w:t>
      </w:r>
      <w:r>
        <w:rPr>
          <w:rFonts w:hint="eastAsia"/>
          <w:color w:val="auto"/>
        </w:rPr>
        <w:t>检索同上下网人员</w:t>
      </w:r>
      <w:r>
        <w:rPr>
          <w:rFonts w:hint="eastAsia"/>
          <w:color w:val="auto"/>
          <w:lang w:eastAsia="zh-Hans"/>
        </w:rPr>
        <w:t>，</w:t>
      </w:r>
      <w:r>
        <w:rPr>
          <w:rFonts w:hint="eastAsia"/>
          <w:color w:val="auto"/>
        </w:rPr>
        <w:t>关联分析建立关系。静态关系通过网吧登记数据相同天数、临近时间上下机建立关系；动态关系通过进出网吧人脸抓拍与人员登记时间建立关系，赋予置信度</w:t>
      </w:r>
      <w:r>
        <w:rPr>
          <w:rFonts w:hint="default"/>
          <w:color w:val="auto"/>
        </w:rPr>
        <w:t>。</w:t>
      </w:r>
      <w:r>
        <w:rPr>
          <w:rFonts w:hint="eastAsia"/>
          <w:color w:val="auto"/>
          <w:lang w:val="en-US" w:eastAsia="zh-Hans"/>
        </w:rPr>
        <w:t>支持常态化分析及特定分析两种分析类型，其中常态化分析可通过置信度过滤，特定分析可通过选择日期范围及间隔时间过滤。</w:t>
      </w:r>
    </w:p>
    <w:p>
      <w:pPr>
        <w:pStyle w:val="8"/>
        <w:numPr>
          <w:ilvl w:val="-1"/>
          <w:numId w:val="0"/>
        </w:numPr>
        <w:ind w:left="0" w:firstLine="0"/>
        <w:outlineLvl w:val="4"/>
        <w:rPr>
          <w:rFonts w:hint="eastAsia"/>
          <w:strike w:val="0"/>
          <w:dstrike w:val="0"/>
          <w:color w:val="auto"/>
        </w:rPr>
      </w:pPr>
      <w:r>
        <w:rPr>
          <w:color w:val="auto"/>
        </w:rPr>
        <w:t>5.2.1.2.6</w:t>
      </w:r>
      <w:r>
        <w:rPr>
          <w:rFonts w:hint="eastAsia"/>
          <w:strike w:val="0"/>
          <w:dstrike w:val="0"/>
          <w:color w:val="auto"/>
          <w:lang w:val="en-US" w:eastAsia="zh-Hans"/>
        </w:rPr>
        <w:t>静态关系人员</w:t>
      </w:r>
    </w:p>
    <w:p>
      <w:pPr>
        <w:ind w:firstLine="480" w:firstLineChars="0"/>
        <w:rPr>
          <w:rFonts w:hint="default"/>
          <w:strike w:val="0"/>
          <w:dstrike w:val="0"/>
          <w:color w:val="auto"/>
        </w:rPr>
      </w:pPr>
      <w:r>
        <w:rPr>
          <w:rFonts w:hint="eastAsia"/>
          <w:strike w:val="0"/>
          <w:dstrike w:val="0"/>
          <w:color w:val="auto"/>
        </w:rPr>
        <w:t>输入人员信息或照片，检索同家庭关系、同案等静态关系人员</w:t>
      </w:r>
      <w:r>
        <w:rPr>
          <w:rFonts w:hint="default"/>
          <w:strike w:val="0"/>
          <w:dstrike w:val="0"/>
          <w:color w:val="auto"/>
        </w:rPr>
        <w:t>。</w:t>
      </w:r>
      <w:r>
        <w:rPr>
          <w:rFonts w:hint="eastAsia"/>
          <w:strike w:val="0"/>
          <w:dstrike w:val="0"/>
          <w:color w:val="auto"/>
          <w:lang w:val="en-US" w:eastAsia="zh-Hans"/>
        </w:rPr>
        <w:t>可根据数据来源选择具体关系类型。</w:t>
      </w:r>
    </w:p>
    <w:p>
      <w:pPr>
        <w:pStyle w:val="7"/>
        <w:numPr>
          <w:ilvl w:val="3"/>
          <w:numId w:val="0"/>
        </w:numPr>
        <w:outlineLvl w:val="3"/>
        <w:rPr>
          <w:rFonts w:hint="eastAsia"/>
          <w:lang w:val="en-US" w:eastAsia="zh-Hans"/>
        </w:rPr>
      </w:pPr>
      <w:r>
        <w:t>5.2.1.3</w:t>
      </w:r>
      <w:r>
        <w:rPr>
          <w:rFonts w:hint="eastAsia"/>
          <w:lang w:val="en-US" w:eastAsia="zh-Hans"/>
        </w:rPr>
        <w:t>功能流程</w:t>
      </w:r>
    </w:p>
    <w:p>
      <w:pPr>
        <w:rPr>
          <w:rFonts w:hint="eastAsia"/>
          <w:lang w:val="en-US" w:eastAsia="zh-Hans"/>
        </w:rPr>
      </w:pPr>
      <w:r>
        <w:drawing>
          <wp:inline distT="0" distB="0" distL="114300" distR="114300">
            <wp:extent cx="5269230" cy="4331335"/>
            <wp:effectExtent l="0" t="0" r="13970" b="1206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26"/>
                    <a:stretch>
                      <a:fillRect/>
                    </a:stretch>
                  </pic:blipFill>
                  <pic:spPr>
                    <a:xfrm>
                      <a:off x="0" y="0"/>
                      <a:ext cx="5269230" cy="4331335"/>
                    </a:xfrm>
                    <a:prstGeom prst="rect">
                      <a:avLst/>
                    </a:prstGeom>
                    <a:noFill/>
                    <a:ln w="9525">
                      <a:noFill/>
                    </a:ln>
                  </pic:spPr>
                </pic:pic>
              </a:graphicData>
            </a:graphic>
          </wp:inline>
        </w:drawing>
      </w:r>
    </w:p>
    <w:p>
      <w:pPr>
        <w:pStyle w:val="2"/>
        <w:ind w:left="0" w:leftChars="0" w:firstLine="0" w:firstLineChars="0"/>
        <w:rPr>
          <w:rFonts w:hint="eastAsia"/>
        </w:rPr>
      </w:pPr>
    </w:p>
    <w:p>
      <w:pPr>
        <w:pStyle w:val="6"/>
        <w:numPr>
          <w:ilvl w:val="2"/>
          <w:numId w:val="0"/>
        </w:numPr>
        <w:bidi w:val="0"/>
        <w:ind w:leftChars="0"/>
        <w:rPr>
          <w:rFonts w:hint="eastAsia"/>
          <w:lang w:val="en-US" w:eastAsia="zh-Hans"/>
        </w:rPr>
      </w:pPr>
      <w:bookmarkStart w:id="132" w:name="_Toc119520926"/>
      <w:bookmarkStart w:id="133" w:name="_Toc1418198761"/>
      <w:bookmarkStart w:id="134" w:name="_Toc1947031136"/>
      <w:r>
        <w:t>5.2.2</w:t>
      </w:r>
      <w:r>
        <w:rPr>
          <w:rFonts w:hint="eastAsia"/>
          <w:lang w:val="en-US" w:eastAsia="zh-Hans"/>
        </w:rPr>
        <w:t>车辆关系分析</w:t>
      </w:r>
      <w:bookmarkEnd w:id="132"/>
      <w:bookmarkEnd w:id="133"/>
      <w:bookmarkEnd w:id="134"/>
    </w:p>
    <w:p>
      <w:pPr>
        <w:pStyle w:val="7"/>
        <w:numPr>
          <w:ilvl w:val="3"/>
          <w:numId w:val="0"/>
        </w:numPr>
        <w:outlineLvl w:val="3"/>
        <w:rPr>
          <w:rFonts w:hint="eastAsia"/>
          <w:lang w:val="en-US" w:eastAsia="zh-Hans"/>
        </w:rPr>
      </w:pPr>
      <w:r>
        <w:t>5.2.2.1功能描述</w:t>
      </w:r>
    </w:p>
    <w:p>
      <w:pPr>
        <w:ind w:firstLine="480" w:firstLineChars="0"/>
        <w:rPr>
          <w:rFonts w:hint="eastAsia"/>
          <w:lang w:val="en-US" w:eastAsia="zh-Hans"/>
        </w:rPr>
      </w:pPr>
      <w:r>
        <w:rPr>
          <w:rFonts w:hint="eastAsia" w:ascii="宋体" w:hAnsi="宋体"/>
          <w:sz w:val="24"/>
          <w:szCs w:val="24"/>
        </w:rPr>
        <w:t>针对</w:t>
      </w:r>
      <w:r>
        <w:rPr>
          <w:rFonts w:hint="eastAsia" w:ascii="宋体" w:hAnsi="宋体"/>
          <w:sz w:val="24"/>
          <w:szCs w:val="24"/>
          <w:lang w:val="en-US" w:eastAsia="zh-Hans"/>
        </w:rPr>
        <w:t>车辆</w:t>
      </w:r>
      <w:r>
        <w:rPr>
          <w:rFonts w:hint="eastAsia" w:ascii="宋体" w:hAnsi="宋体"/>
          <w:sz w:val="24"/>
          <w:szCs w:val="24"/>
        </w:rPr>
        <w:t>的关系分析</w:t>
      </w:r>
      <w:r>
        <w:rPr>
          <w:rFonts w:hint="eastAsia" w:ascii="宋体" w:hAnsi="宋体"/>
          <w:sz w:val="24"/>
          <w:szCs w:val="24"/>
          <w:lang w:eastAsia="zh-Hans"/>
        </w:rPr>
        <w:t>，</w:t>
      </w:r>
      <w:r>
        <w:rPr>
          <w:rFonts w:hint="eastAsia"/>
        </w:rPr>
        <w:t>动态关系通过</w:t>
      </w:r>
      <w:r>
        <w:rPr>
          <w:rFonts w:hint="default"/>
        </w:rPr>
        <w:t>同行、同</w:t>
      </w:r>
      <w:r>
        <w:rPr>
          <w:rFonts w:hint="eastAsia"/>
          <w:lang w:val="en-US" w:eastAsia="zh-Hans"/>
        </w:rPr>
        <w:t>驾乘人员</w:t>
      </w:r>
      <w:r>
        <w:rPr>
          <w:rFonts w:hint="default"/>
        </w:rPr>
        <w:t>等算法建立</w:t>
      </w:r>
      <w:r>
        <w:rPr>
          <w:rFonts w:hint="eastAsia"/>
        </w:rPr>
        <w:t>，赋予置信度；静态关系通过登记数据建立。</w:t>
      </w:r>
      <w:r>
        <w:rPr>
          <w:rFonts w:hint="eastAsia"/>
          <w:lang w:val="en-US" w:eastAsia="zh-Hans"/>
        </w:rPr>
        <w:t>以关系图或列表形式展示车辆关系。可查看待分析车辆与其关系车辆的关系明细。支持多选将待分析实体加入我的线索，实现线索汇聚。</w:t>
      </w:r>
    </w:p>
    <w:p>
      <w:pPr>
        <w:pStyle w:val="7"/>
        <w:numPr>
          <w:ilvl w:val="3"/>
          <w:numId w:val="0"/>
        </w:numPr>
        <w:outlineLvl w:val="3"/>
        <w:rPr>
          <w:rFonts w:hint="eastAsia"/>
        </w:rPr>
      </w:pPr>
      <w:r>
        <w:t>5.2.2.2</w:t>
      </w:r>
      <w:r>
        <w:rPr>
          <w:rFonts w:hint="eastAsia"/>
          <w:lang w:val="en-US" w:eastAsia="zh-Hans"/>
        </w:rPr>
        <w:t>关系类型</w:t>
      </w:r>
    </w:p>
    <w:p>
      <w:pPr>
        <w:pStyle w:val="8"/>
        <w:numPr>
          <w:ilvl w:val="-1"/>
          <w:numId w:val="0"/>
        </w:numPr>
        <w:ind w:left="0" w:firstLine="0"/>
        <w:outlineLvl w:val="4"/>
        <w:rPr>
          <w:rFonts w:hint="eastAsia"/>
          <w:color w:val="auto"/>
        </w:rPr>
      </w:pPr>
      <w:r>
        <w:rPr>
          <w:color w:val="auto"/>
        </w:rPr>
        <w:t>5.2.2.2.1</w:t>
      </w:r>
      <w:r>
        <w:rPr>
          <w:rFonts w:hint="eastAsia"/>
          <w:color w:val="auto"/>
        </w:rPr>
        <w:t>同行车辆</w:t>
      </w:r>
    </w:p>
    <w:p>
      <w:pPr>
        <w:ind w:firstLine="480" w:firstLineChars="0"/>
        <w:rPr>
          <w:rFonts w:hint="eastAsia"/>
          <w:color w:val="auto"/>
        </w:rPr>
      </w:pPr>
      <w:r>
        <w:rPr>
          <w:rFonts w:hint="eastAsia"/>
          <w:color w:val="auto"/>
        </w:rPr>
        <w:t>输入</w:t>
      </w:r>
      <w:r>
        <w:rPr>
          <w:rFonts w:hint="eastAsia"/>
          <w:color w:val="auto"/>
          <w:lang w:val="en-US" w:eastAsia="zh-Hans"/>
        </w:rPr>
        <w:t>车牌颜色及</w:t>
      </w:r>
      <w:r>
        <w:rPr>
          <w:rFonts w:hint="eastAsia"/>
          <w:color w:val="auto"/>
        </w:rPr>
        <w:t>车牌</w:t>
      </w:r>
      <w:r>
        <w:rPr>
          <w:rFonts w:hint="eastAsia"/>
          <w:color w:val="auto"/>
          <w:lang w:val="en-US" w:eastAsia="zh-Hans"/>
        </w:rPr>
        <w:t>号码或上传车辆照片</w:t>
      </w:r>
      <w:r>
        <w:rPr>
          <w:rFonts w:hint="eastAsia"/>
          <w:color w:val="auto"/>
        </w:rPr>
        <w:t>，检索同行车辆及抓拍照片，分析轨迹重合情况。通过多点位同时出现的车辆和车辆建立，赋予置信度。</w:t>
      </w:r>
      <w:r>
        <w:rPr>
          <w:rFonts w:hint="eastAsia"/>
          <w:color w:val="auto"/>
          <w:lang w:val="en-US" w:eastAsia="zh-Hans"/>
        </w:rPr>
        <w:t>支持常态化分析及特定分析两种分析类型，其中常态化分析可通过置信度过滤，特定分析可通过选择日期范围、间隔时间及同行次数过滤。</w:t>
      </w:r>
    </w:p>
    <w:p>
      <w:pPr>
        <w:pStyle w:val="8"/>
        <w:numPr>
          <w:ilvl w:val="-1"/>
          <w:numId w:val="0"/>
        </w:numPr>
        <w:ind w:left="0" w:firstLine="0"/>
        <w:outlineLvl w:val="4"/>
        <w:rPr>
          <w:rFonts w:hint="eastAsia"/>
          <w:color w:val="auto"/>
        </w:rPr>
      </w:pPr>
      <w:r>
        <w:rPr>
          <w:color w:val="auto"/>
        </w:rPr>
        <w:t>5.2.2.2.2</w:t>
      </w:r>
      <w:r>
        <w:rPr>
          <w:rFonts w:hint="eastAsia"/>
          <w:color w:val="auto"/>
        </w:rPr>
        <w:t>同驾乘人员</w:t>
      </w:r>
      <w:r>
        <w:rPr>
          <w:rFonts w:hint="eastAsia"/>
          <w:color w:val="auto"/>
          <w:lang w:val="en-US" w:eastAsia="zh-Hans"/>
        </w:rPr>
        <w:t>车辆</w:t>
      </w:r>
    </w:p>
    <w:p>
      <w:pPr>
        <w:ind w:firstLine="480" w:firstLineChars="0"/>
        <w:rPr>
          <w:rFonts w:hint="eastAsia"/>
          <w:color w:val="auto"/>
        </w:rPr>
      </w:pPr>
      <w:r>
        <w:rPr>
          <w:rFonts w:hint="eastAsia"/>
          <w:color w:val="auto"/>
        </w:rPr>
        <w:t>输入</w:t>
      </w:r>
      <w:r>
        <w:rPr>
          <w:rFonts w:hint="eastAsia"/>
          <w:color w:val="auto"/>
          <w:lang w:val="en-US" w:eastAsia="zh-Hans"/>
        </w:rPr>
        <w:t>车牌颜色及</w:t>
      </w:r>
      <w:r>
        <w:rPr>
          <w:rFonts w:hint="eastAsia"/>
          <w:color w:val="auto"/>
        </w:rPr>
        <w:t>车牌</w:t>
      </w:r>
      <w:r>
        <w:rPr>
          <w:rFonts w:hint="eastAsia"/>
          <w:color w:val="auto"/>
          <w:lang w:val="en-US" w:eastAsia="zh-Hans"/>
        </w:rPr>
        <w:t>号码或上传车辆照片</w:t>
      </w:r>
      <w:r>
        <w:rPr>
          <w:rFonts w:hint="eastAsia"/>
          <w:color w:val="auto"/>
        </w:rPr>
        <w:t>，检索同驾驶、乘坐人员的车辆，关联分析建立关系。</w:t>
      </w:r>
      <w:r>
        <w:rPr>
          <w:rFonts w:hint="eastAsia"/>
          <w:color w:val="auto"/>
          <w:lang w:val="en-US" w:eastAsia="zh-Hans"/>
        </w:rPr>
        <w:t>支持常态化分析及特定分析两种分析类型，其中常态化分析可通过置信度过滤，特定分析可通过选择日期范围过滤。</w:t>
      </w:r>
    </w:p>
    <w:p>
      <w:pPr>
        <w:ind w:firstLine="480" w:firstLineChars="0"/>
        <w:rPr>
          <w:rFonts w:hint="eastAsia"/>
          <w:color w:val="auto"/>
        </w:rPr>
      </w:pPr>
    </w:p>
    <w:p>
      <w:pPr>
        <w:pStyle w:val="8"/>
        <w:numPr>
          <w:ilvl w:val="-1"/>
          <w:numId w:val="0"/>
        </w:numPr>
        <w:bidi w:val="0"/>
        <w:ind w:left="0" w:leftChars="0" w:firstLine="0"/>
        <w:outlineLvl w:val="4"/>
        <w:rPr>
          <w:rFonts w:hint="eastAsia"/>
          <w:color w:val="auto"/>
        </w:rPr>
      </w:pPr>
      <w:r>
        <w:rPr>
          <w:color w:val="auto"/>
        </w:rPr>
        <w:t>5.2.2.2.3</w:t>
      </w:r>
      <w:r>
        <w:rPr>
          <w:rFonts w:hint="eastAsia"/>
          <w:color w:val="auto"/>
        </w:rPr>
        <w:t>同</w:t>
      </w:r>
      <w:r>
        <w:rPr>
          <w:rFonts w:hint="eastAsia"/>
          <w:color w:val="auto"/>
          <w:lang w:val="en-US" w:eastAsia="zh-Hans"/>
        </w:rPr>
        <w:t>登记车主</w:t>
      </w:r>
      <w:r>
        <w:rPr>
          <w:rFonts w:hint="eastAsia"/>
          <w:color w:val="auto"/>
        </w:rPr>
        <w:t>车辆</w:t>
      </w:r>
    </w:p>
    <w:p>
      <w:pPr>
        <w:ind w:firstLine="480" w:firstLineChars="0"/>
        <w:rPr>
          <w:rFonts w:hint="eastAsia"/>
          <w:strike w:val="0"/>
          <w:dstrike w:val="0"/>
          <w:color w:val="auto"/>
          <w:lang w:val="en-US" w:eastAsia="zh-Hans"/>
        </w:rPr>
      </w:pPr>
      <w:r>
        <w:rPr>
          <w:rFonts w:hint="eastAsia"/>
          <w:color w:val="auto"/>
        </w:rPr>
        <w:t>输入</w:t>
      </w:r>
      <w:r>
        <w:rPr>
          <w:rFonts w:hint="eastAsia"/>
          <w:color w:val="auto"/>
          <w:lang w:val="en-US" w:eastAsia="zh-Hans"/>
        </w:rPr>
        <w:t>车牌颜色及</w:t>
      </w:r>
      <w:r>
        <w:rPr>
          <w:rFonts w:hint="eastAsia"/>
          <w:color w:val="auto"/>
        </w:rPr>
        <w:t>车牌</w:t>
      </w:r>
      <w:r>
        <w:rPr>
          <w:rFonts w:hint="eastAsia"/>
          <w:color w:val="auto"/>
          <w:lang w:val="en-US" w:eastAsia="zh-Hans"/>
        </w:rPr>
        <w:t>号码或上传车辆照片，检索同一车主的其他车辆。</w:t>
      </w:r>
      <w:r>
        <w:rPr>
          <w:rFonts w:hint="eastAsia"/>
          <w:strike w:val="0"/>
          <w:dstrike w:val="0"/>
          <w:color w:val="auto"/>
          <w:lang w:val="en-US" w:eastAsia="zh-Hans"/>
        </w:rPr>
        <w:t>可根据数据来源选择具体关系类型。</w:t>
      </w:r>
    </w:p>
    <w:p>
      <w:pPr>
        <w:ind w:firstLine="480" w:firstLineChars="0"/>
        <w:rPr>
          <w:rFonts w:hint="eastAsia"/>
          <w:strike w:val="0"/>
          <w:dstrike w:val="0"/>
          <w:color w:val="auto"/>
          <w:lang w:val="en-US" w:eastAsia="zh-Hans"/>
        </w:rPr>
      </w:pPr>
    </w:p>
    <w:p>
      <w:pPr>
        <w:pStyle w:val="7"/>
        <w:numPr>
          <w:ilvl w:val="3"/>
          <w:numId w:val="0"/>
        </w:numPr>
        <w:outlineLvl w:val="3"/>
        <w:rPr>
          <w:rFonts w:hint="eastAsia"/>
        </w:rPr>
      </w:pPr>
      <w:r>
        <w:t>5.2.2.3</w:t>
      </w:r>
      <w:r>
        <w:rPr>
          <w:rFonts w:hint="eastAsia"/>
          <w:lang w:val="en-US" w:eastAsia="zh-Hans"/>
        </w:rPr>
        <w:t>功能流程</w:t>
      </w:r>
    </w:p>
    <w:p>
      <w:pPr>
        <w:ind w:firstLine="0" w:firstLineChars="0"/>
        <w:rPr>
          <w:rFonts w:hint="eastAsia"/>
          <w:color w:val="auto"/>
          <w:lang w:val="en-US"/>
        </w:rPr>
      </w:pPr>
      <w:r>
        <w:drawing>
          <wp:inline distT="0" distB="0" distL="114300" distR="114300">
            <wp:extent cx="3687445" cy="3298190"/>
            <wp:effectExtent l="0" t="0" r="20955" b="381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27"/>
                    <a:stretch>
                      <a:fillRect/>
                    </a:stretch>
                  </pic:blipFill>
                  <pic:spPr>
                    <a:xfrm>
                      <a:off x="0" y="0"/>
                      <a:ext cx="3687445" cy="3298190"/>
                    </a:xfrm>
                    <a:prstGeom prst="rect">
                      <a:avLst/>
                    </a:prstGeom>
                    <a:noFill/>
                    <a:ln w="9525">
                      <a:noFill/>
                    </a:ln>
                  </pic:spPr>
                </pic:pic>
              </a:graphicData>
            </a:graphic>
          </wp:inline>
        </w:drawing>
      </w:r>
    </w:p>
    <w:p>
      <w:pPr>
        <w:pStyle w:val="2"/>
        <w:ind w:left="0" w:leftChars="0" w:firstLine="0" w:firstLineChars="0"/>
        <w:rPr>
          <w:rFonts w:hint="eastAsia"/>
        </w:rPr>
      </w:pPr>
    </w:p>
    <w:p>
      <w:pPr>
        <w:pStyle w:val="6"/>
        <w:numPr>
          <w:ilvl w:val="2"/>
          <w:numId w:val="0"/>
        </w:numPr>
        <w:bidi w:val="0"/>
        <w:ind w:leftChars="0"/>
        <w:rPr>
          <w:rFonts w:hint="eastAsia"/>
          <w:lang w:val="en-US" w:eastAsia="zh-Hans"/>
        </w:rPr>
      </w:pPr>
      <w:bookmarkStart w:id="135" w:name="_Toc396489766"/>
      <w:bookmarkStart w:id="136" w:name="_Toc890993337"/>
      <w:bookmarkStart w:id="137" w:name="_Toc745578074"/>
      <w:r>
        <w:t>5.2.3</w:t>
      </w:r>
      <w:r>
        <w:rPr>
          <w:rFonts w:hint="eastAsia"/>
          <w:lang w:val="en-US" w:eastAsia="zh-Hans"/>
        </w:rPr>
        <w:t>侦码关系分析</w:t>
      </w:r>
      <w:bookmarkEnd w:id="135"/>
      <w:bookmarkEnd w:id="136"/>
      <w:bookmarkEnd w:id="137"/>
    </w:p>
    <w:p>
      <w:pPr>
        <w:pStyle w:val="7"/>
        <w:numPr>
          <w:ilvl w:val="3"/>
          <w:numId w:val="0"/>
        </w:numPr>
        <w:outlineLvl w:val="3"/>
        <w:rPr>
          <w:rFonts w:hint="eastAsia"/>
          <w:lang w:val="en-US" w:eastAsia="zh-Hans"/>
        </w:rPr>
      </w:pPr>
      <w:r>
        <w:t>5.2.3.1功能描述</w:t>
      </w:r>
    </w:p>
    <w:p>
      <w:pPr>
        <w:ind w:firstLine="480" w:firstLineChars="0"/>
        <w:rPr>
          <w:rFonts w:hint="eastAsia"/>
          <w:lang w:val="en-US" w:eastAsia="zh-Hans"/>
        </w:rPr>
      </w:pPr>
      <w:r>
        <w:rPr>
          <w:rFonts w:hint="eastAsia" w:ascii="宋体" w:hAnsi="宋体"/>
          <w:sz w:val="24"/>
          <w:szCs w:val="24"/>
        </w:rPr>
        <w:t>针对</w:t>
      </w:r>
      <w:r>
        <w:rPr>
          <w:rFonts w:hint="eastAsia" w:ascii="宋体" w:hAnsi="宋体"/>
          <w:sz w:val="24"/>
          <w:szCs w:val="24"/>
          <w:lang w:val="en-US" w:eastAsia="zh-Hans"/>
        </w:rPr>
        <w:t>终端、卡码</w:t>
      </w:r>
      <w:r>
        <w:rPr>
          <w:rFonts w:hint="eastAsia" w:ascii="宋体" w:hAnsi="宋体"/>
          <w:sz w:val="24"/>
          <w:szCs w:val="24"/>
        </w:rPr>
        <w:t>的关系分析</w:t>
      </w:r>
      <w:r>
        <w:rPr>
          <w:rFonts w:hint="eastAsia" w:ascii="宋体" w:hAnsi="宋体"/>
          <w:sz w:val="24"/>
          <w:szCs w:val="24"/>
          <w:lang w:eastAsia="zh-Hans"/>
        </w:rPr>
        <w:t>，</w:t>
      </w:r>
      <w:r>
        <w:rPr>
          <w:rFonts w:hint="eastAsia"/>
        </w:rPr>
        <w:t>动态关系通过</w:t>
      </w:r>
      <w:r>
        <w:rPr>
          <w:rFonts w:hint="default"/>
        </w:rPr>
        <w:t>同行</w:t>
      </w:r>
      <w:r>
        <w:rPr>
          <w:rFonts w:hint="eastAsia"/>
          <w:lang w:eastAsia="zh-Hans"/>
        </w:rPr>
        <w:t>、</w:t>
      </w:r>
      <w:r>
        <w:rPr>
          <w:rFonts w:hint="eastAsia"/>
          <w:lang w:val="en-US" w:eastAsia="zh-Hans"/>
        </w:rPr>
        <w:t>共用</w:t>
      </w:r>
      <w:r>
        <w:rPr>
          <w:rFonts w:hint="default"/>
        </w:rPr>
        <w:t>算法建立</w:t>
      </w:r>
      <w:r>
        <w:rPr>
          <w:rFonts w:hint="eastAsia"/>
        </w:rPr>
        <w:t>，赋予置信度；静态关系通过登记数据建立。</w:t>
      </w:r>
      <w:r>
        <w:rPr>
          <w:rFonts w:hint="eastAsia"/>
          <w:lang w:val="en-US" w:eastAsia="zh-Hans"/>
        </w:rPr>
        <w:t>以关系图或列表形式展示车辆关系。可查看待分析侦码与其关系侦码的关系明细。支持多选将待分析实体加入我的线索，实现线索汇聚。</w:t>
      </w:r>
    </w:p>
    <w:p>
      <w:pPr>
        <w:pStyle w:val="7"/>
        <w:numPr>
          <w:ilvl w:val="3"/>
          <w:numId w:val="0"/>
        </w:numPr>
        <w:outlineLvl w:val="3"/>
        <w:rPr>
          <w:rFonts w:hint="eastAsia"/>
          <w:lang w:val="en-US" w:eastAsia="zh-Hans"/>
        </w:rPr>
      </w:pPr>
      <w:r>
        <w:t>5.2.3.2</w:t>
      </w:r>
      <w:r>
        <w:rPr>
          <w:rFonts w:hint="eastAsia"/>
          <w:lang w:val="en-US" w:eastAsia="zh-Hans"/>
        </w:rPr>
        <w:t>关系类型</w:t>
      </w:r>
    </w:p>
    <w:p>
      <w:pPr>
        <w:pStyle w:val="8"/>
        <w:numPr>
          <w:ilvl w:val="-1"/>
          <w:numId w:val="0"/>
        </w:numPr>
        <w:ind w:left="0" w:firstLine="0"/>
        <w:outlineLvl w:val="4"/>
        <w:rPr>
          <w:rFonts w:hint="eastAsia"/>
        </w:rPr>
      </w:pPr>
      <w:r>
        <w:t>5.2.3.2.1</w:t>
      </w:r>
      <w:r>
        <w:rPr>
          <w:rFonts w:hint="default"/>
        </w:rPr>
        <w:t>同行侦码</w:t>
      </w:r>
      <w:r>
        <w:rPr>
          <w:rFonts w:hint="eastAsia"/>
        </w:rPr>
        <w:t>分析</w:t>
      </w:r>
    </w:p>
    <w:p>
      <w:pPr>
        <w:ind w:firstLine="480" w:firstLineChars="0"/>
        <w:rPr>
          <w:rFonts w:hint="eastAsia"/>
          <w:lang w:val="en-US"/>
        </w:rPr>
      </w:pPr>
      <w:r>
        <w:rPr>
          <w:rFonts w:hint="eastAsia"/>
        </w:rPr>
        <w:t>输入侦码类型及侦码值，检索同行侦码，分析轨迹重合情况。通过多点位同时出现的侦码（同类型）建立动态关系，赋予置信度</w:t>
      </w:r>
      <w:r>
        <w:rPr>
          <w:rFonts w:hint="default"/>
        </w:rPr>
        <w:t>。</w:t>
      </w:r>
      <w:r>
        <w:rPr>
          <w:rFonts w:hint="eastAsia"/>
          <w:color w:val="auto"/>
          <w:lang w:val="en-US" w:eastAsia="zh-Hans"/>
        </w:rPr>
        <w:t>具体包含</w:t>
      </w:r>
      <w:r>
        <w:rPr>
          <w:rFonts w:hint="default"/>
          <w:color w:val="auto"/>
          <w:lang w:eastAsia="zh-Hans"/>
        </w:rPr>
        <w:t>:</w:t>
      </w:r>
      <w:r>
        <w:rPr>
          <w:rFonts w:hint="eastAsia"/>
          <w:color w:val="auto"/>
          <w:lang w:val="en-US" w:eastAsia="zh-Hans"/>
        </w:rPr>
        <w:t>同行手机号、同行</w:t>
      </w:r>
      <w:r>
        <w:rPr>
          <w:rFonts w:hint="default"/>
          <w:color w:val="auto"/>
          <w:lang w:eastAsia="zh-Hans"/>
        </w:rPr>
        <w:t>IMSI</w:t>
      </w:r>
      <w:r>
        <w:rPr>
          <w:rFonts w:hint="eastAsia"/>
          <w:color w:val="auto"/>
          <w:lang w:eastAsia="zh-Hans"/>
        </w:rPr>
        <w:t>、</w:t>
      </w:r>
      <w:r>
        <w:rPr>
          <w:rFonts w:hint="eastAsia"/>
          <w:color w:val="auto"/>
          <w:lang w:val="en-US" w:eastAsia="zh-Hans"/>
        </w:rPr>
        <w:t>同行</w:t>
      </w:r>
      <w:r>
        <w:rPr>
          <w:rFonts w:hint="default"/>
          <w:color w:val="auto"/>
          <w:lang w:eastAsia="zh-Hans"/>
        </w:rPr>
        <w:t>IMEI</w:t>
      </w:r>
      <w:r>
        <w:rPr>
          <w:rFonts w:hint="eastAsia"/>
          <w:color w:val="auto"/>
          <w:lang w:eastAsia="zh-Hans"/>
        </w:rPr>
        <w:t>、</w:t>
      </w:r>
      <w:r>
        <w:rPr>
          <w:rFonts w:hint="eastAsia"/>
          <w:color w:val="auto"/>
          <w:lang w:val="en-US" w:eastAsia="zh-Hans"/>
        </w:rPr>
        <w:t>同行</w:t>
      </w:r>
      <w:r>
        <w:rPr>
          <w:rFonts w:hint="default"/>
          <w:color w:val="auto"/>
          <w:lang w:eastAsia="zh-Hans"/>
        </w:rPr>
        <w:t>MAC</w:t>
      </w:r>
      <w:r>
        <w:rPr>
          <w:rFonts w:hint="eastAsia"/>
          <w:color w:val="auto"/>
          <w:lang w:eastAsia="zh-Hans"/>
        </w:rPr>
        <w:t>。</w:t>
      </w:r>
    </w:p>
    <w:p>
      <w:pPr>
        <w:pStyle w:val="8"/>
        <w:numPr>
          <w:ilvl w:val="-1"/>
          <w:numId w:val="0"/>
        </w:numPr>
        <w:ind w:left="0" w:firstLine="0"/>
        <w:outlineLvl w:val="4"/>
        <w:rPr>
          <w:rFonts w:hint="eastAsia"/>
          <w:color w:val="auto"/>
        </w:rPr>
      </w:pPr>
      <w:r>
        <w:rPr>
          <w:color w:val="auto"/>
        </w:rPr>
        <w:t>5.2.3.2.2</w:t>
      </w:r>
      <w:r>
        <w:rPr>
          <w:rFonts w:hint="default"/>
          <w:color w:val="auto"/>
        </w:rPr>
        <w:t>共用</w:t>
      </w:r>
      <w:r>
        <w:rPr>
          <w:rFonts w:hint="eastAsia"/>
          <w:color w:val="auto"/>
        </w:rPr>
        <w:t>侦码分析</w:t>
      </w:r>
    </w:p>
    <w:p>
      <w:pPr>
        <w:ind w:firstLine="480" w:firstLineChars="0"/>
        <w:rPr>
          <w:rFonts w:hint="eastAsia"/>
          <w:color w:val="auto"/>
        </w:rPr>
      </w:pPr>
      <w:r>
        <w:rPr>
          <w:rFonts w:hint="eastAsia"/>
          <w:color w:val="auto"/>
        </w:rPr>
        <w:t>输入侦码类型及侦码值，检索</w:t>
      </w:r>
      <w:r>
        <w:rPr>
          <w:rFonts w:hint="default"/>
          <w:color w:val="auto"/>
        </w:rPr>
        <w:t>共用</w:t>
      </w:r>
      <w:r>
        <w:rPr>
          <w:rFonts w:hint="eastAsia"/>
          <w:color w:val="auto"/>
        </w:rPr>
        <w:t>侦码（相同类型），分析</w:t>
      </w:r>
      <w:r>
        <w:rPr>
          <w:rFonts w:hint="default"/>
          <w:color w:val="auto"/>
        </w:rPr>
        <w:t>多侦码与相同其他侦码类型的共用</w:t>
      </w:r>
      <w:r>
        <w:rPr>
          <w:rFonts w:hint="eastAsia"/>
          <w:color w:val="auto"/>
        </w:rPr>
        <w:t>情况。通过</w:t>
      </w:r>
      <w:r>
        <w:rPr>
          <w:rFonts w:hint="default"/>
          <w:color w:val="auto"/>
        </w:rPr>
        <w:t>共同出现次数</w:t>
      </w:r>
      <w:r>
        <w:rPr>
          <w:rFonts w:hint="eastAsia"/>
          <w:color w:val="auto"/>
        </w:rPr>
        <w:t>，赋予置信度。</w:t>
      </w:r>
      <w:r>
        <w:rPr>
          <w:rFonts w:hint="default"/>
          <w:color w:val="auto"/>
        </w:rPr>
        <w:t>具体包含：共用手机号的IMEI、共用手机号的MAC、共用IMEI的手机号、共用IMEI的IMSI、共用MAC的手机号、共用MAC的IMSI、共用IMSI的IMEI、共用IMSI的MAC。</w:t>
      </w:r>
      <w:r>
        <w:rPr>
          <w:rFonts w:hint="eastAsia"/>
          <w:color w:val="auto"/>
          <w:lang w:val="en-US" w:eastAsia="zh-Hans"/>
        </w:rPr>
        <w:t>可通过选择日期范围过滤。</w:t>
      </w:r>
    </w:p>
    <w:p>
      <w:pPr>
        <w:pStyle w:val="7"/>
        <w:numPr>
          <w:ilvl w:val="3"/>
          <w:numId w:val="0"/>
        </w:numPr>
        <w:outlineLvl w:val="3"/>
        <w:rPr>
          <w:rFonts w:hint="eastAsia"/>
        </w:rPr>
      </w:pPr>
      <w:r>
        <w:t>5.2.3.3</w:t>
      </w:r>
      <w:r>
        <w:rPr>
          <w:rFonts w:hint="eastAsia"/>
          <w:lang w:val="en-US" w:eastAsia="zh-Hans"/>
        </w:rPr>
        <w:t>功能流程</w:t>
      </w:r>
    </w:p>
    <w:p>
      <w:pPr>
        <w:ind w:firstLine="480" w:firstLineChars="0"/>
        <w:rPr>
          <w:rFonts w:hint="default"/>
          <w:color w:val="auto"/>
        </w:rPr>
      </w:pPr>
      <w:r>
        <w:drawing>
          <wp:inline distT="0" distB="0" distL="114300" distR="114300">
            <wp:extent cx="1936750" cy="3462655"/>
            <wp:effectExtent l="0" t="0" r="19050" b="17145"/>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28"/>
                    <a:stretch>
                      <a:fillRect/>
                    </a:stretch>
                  </pic:blipFill>
                  <pic:spPr>
                    <a:xfrm>
                      <a:off x="0" y="0"/>
                      <a:ext cx="1936750" cy="3462655"/>
                    </a:xfrm>
                    <a:prstGeom prst="rect">
                      <a:avLst/>
                    </a:prstGeom>
                    <a:noFill/>
                    <a:ln w="9525">
                      <a:noFill/>
                    </a:ln>
                  </pic:spPr>
                </pic:pic>
              </a:graphicData>
            </a:graphic>
          </wp:inline>
        </w:drawing>
      </w:r>
    </w:p>
    <w:p>
      <w:pPr>
        <w:pStyle w:val="2"/>
        <w:ind w:left="0" w:leftChars="0" w:firstLine="0" w:firstLineChars="0"/>
        <w:rPr>
          <w:rFonts w:hint="eastAsia" w:eastAsia="宋体"/>
          <w:lang w:val="en-US" w:eastAsia="zh-Hans"/>
        </w:rPr>
      </w:pPr>
    </w:p>
    <w:p>
      <w:pPr>
        <w:pStyle w:val="5"/>
        <w:numPr>
          <w:ilvl w:val="1"/>
          <w:numId w:val="0"/>
        </w:numPr>
        <w:ind w:leftChars="0"/>
      </w:pPr>
      <w:bookmarkStart w:id="138" w:name="_Toc521544428"/>
      <w:bookmarkStart w:id="139" w:name="_Toc363609473"/>
      <w:bookmarkStart w:id="140" w:name="_Toc161740521"/>
      <w:r>
        <w:t>5.3</w:t>
      </w:r>
      <w:r>
        <w:rPr>
          <w:rFonts w:hint="eastAsia"/>
          <w:lang w:val="en-US" w:eastAsia="zh-Hans"/>
        </w:rPr>
        <w:t>关联分析</w:t>
      </w:r>
      <w:bookmarkEnd w:id="138"/>
      <w:bookmarkEnd w:id="139"/>
      <w:bookmarkEnd w:id="140"/>
    </w:p>
    <w:p>
      <w:pPr>
        <w:pStyle w:val="6"/>
        <w:numPr>
          <w:ilvl w:val="-1"/>
          <w:numId w:val="0"/>
        </w:numPr>
        <w:ind w:left="0" w:firstLine="0"/>
        <w:outlineLvl w:val="2"/>
        <w:rPr>
          <w:rFonts w:hint="eastAsia"/>
          <w:lang w:val="en-US" w:eastAsia="zh-Hans"/>
        </w:rPr>
      </w:pPr>
      <w:bookmarkStart w:id="141" w:name="_Toc1593436996"/>
      <w:bookmarkStart w:id="142" w:name="_Toc1716437989"/>
      <w:bookmarkStart w:id="143" w:name="_Toc1806122992"/>
      <w:r>
        <w:t>5.3.1</w:t>
      </w:r>
      <w:r>
        <w:rPr>
          <w:rFonts w:hint="eastAsia"/>
          <w:lang w:val="en-US" w:eastAsia="zh-Hans"/>
        </w:rPr>
        <w:t>人员关联分析</w:t>
      </w:r>
      <w:bookmarkEnd w:id="141"/>
      <w:bookmarkEnd w:id="142"/>
      <w:bookmarkEnd w:id="143"/>
    </w:p>
    <w:p>
      <w:pPr>
        <w:pStyle w:val="7"/>
        <w:numPr>
          <w:ilvl w:val="3"/>
          <w:numId w:val="0"/>
        </w:numPr>
        <w:outlineLvl w:val="3"/>
      </w:pPr>
      <w:r>
        <w:t>5.3.1.1功能描述</w:t>
      </w:r>
    </w:p>
    <w:p>
      <w:pPr>
        <w:ind w:firstLine="480" w:firstLineChars="0"/>
        <w:rPr>
          <w:rFonts w:hint="eastAsia"/>
        </w:rPr>
      </w:pPr>
      <w:r>
        <w:rPr>
          <w:rFonts w:hint="default"/>
        </w:rPr>
        <w:t>通过待分析</w:t>
      </w:r>
      <w:r>
        <w:rPr>
          <w:rFonts w:hint="eastAsia"/>
          <w:lang w:val="en-US" w:eastAsia="zh-Hans"/>
        </w:rPr>
        <w:t>人员</w:t>
      </w:r>
      <w:r>
        <w:rPr>
          <w:rFonts w:hint="eastAsia"/>
        </w:rPr>
        <w:t>，</w:t>
      </w:r>
      <w:r>
        <w:rPr>
          <w:rFonts w:hint="default"/>
        </w:rPr>
        <w:t>挖掘</w:t>
      </w:r>
      <w:r>
        <w:rPr>
          <w:rFonts w:hint="eastAsia"/>
        </w:rPr>
        <w:t>检索关联的</w:t>
      </w:r>
      <w:r>
        <w:rPr>
          <w:rFonts w:hint="default"/>
        </w:rPr>
        <w:t>车辆和</w:t>
      </w:r>
      <w:r>
        <w:rPr>
          <w:rFonts w:hint="eastAsia"/>
        </w:rPr>
        <w:t>侦码。系统关联分析建立关系，动态关系通过多点位同时出现的</w:t>
      </w:r>
      <w:r>
        <w:rPr>
          <w:rFonts w:hint="default"/>
        </w:rPr>
        <w:t>要素</w:t>
      </w:r>
      <w:r>
        <w:rPr>
          <w:rFonts w:hint="eastAsia"/>
        </w:rPr>
        <w:t>建立，赋予置信度；静态关系通过登记数据建立。</w:t>
      </w:r>
      <w:r>
        <w:rPr>
          <w:rFonts w:hint="eastAsia"/>
          <w:lang w:val="en-US" w:eastAsia="zh-Hans"/>
        </w:rPr>
        <w:t>以关系图或列表形式展示人员关联。可查看待分析人员与其关联实体的关联明细。支持多选将待分析实体加入我的线索，实现线索汇聚。</w:t>
      </w:r>
    </w:p>
    <w:p>
      <w:pPr>
        <w:ind w:firstLine="480"/>
        <w:rPr>
          <w:rFonts w:hint="eastAsia"/>
          <w:lang w:val="en-US" w:eastAsia="zh-Hans"/>
        </w:rPr>
      </w:pPr>
    </w:p>
    <w:p>
      <w:pPr>
        <w:pStyle w:val="7"/>
        <w:numPr>
          <w:ilvl w:val="3"/>
          <w:numId w:val="0"/>
        </w:numPr>
        <w:outlineLvl w:val="3"/>
        <w:rPr>
          <w:rFonts w:hint="eastAsia"/>
          <w:lang w:val="en-US" w:eastAsia="zh-Hans"/>
        </w:rPr>
      </w:pPr>
      <w:r>
        <w:t>5.3.1.2</w:t>
      </w:r>
      <w:r>
        <w:rPr>
          <w:rFonts w:hint="eastAsia"/>
          <w:lang w:val="en-US" w:eastAsia="zh-Hans"/>
        </w:rPr>
        <w:t>关联类型</w:t>
      </w:r>
    </w:p>
    <w:p>
      <w:pPr>
        <w:pStyle w:val="8"/>
        <w:numPr>
          <w:ilvl w:val="-1"/>
          <w:numId w:val="0"/>
          <w:ins w:id="22" w:author="好名字" w:date="2021-01-27T00:22:41Z"/>
        </w:numPr>
        <w:bidi w:val="0"/>
        <w:ind w:left="0" w:leftChars="0" w:firstLine="0"/>
        <w:outlineLvl w:val="4"/>
        <w:rPr>
          <w:rFonts w:hint="eastAsia"/>
          <w:lang w:val="en-US" w:eastAsia="zh-Hans"/>
        </w:rPr>
      </w:pPr>
      <w:r>
        <w:t>5.3.1.2.1</w:t>
      </w:r>
      <w:r>
        <w:rPr>
          <w:rFonts w:hint="eastAsia"/>
          <w:lang w:val="en-US" w:eastAsia="zh-Hans"/>
        </w:rPr>
        <w:t>以人找车</w:t>
      </w:r>
    </w:p>
    <w:p>
      <w:pPr>
        <w:ind w:firstLine="480" w:firstLineChars="0"/>
        <w:rPr>
          <w:rFonts w:hint="default"/>
        </w:rPr>
      </w:pPr>
      <w:r>
        <w:rPr>
          <w:rFonts w:hint="default"/>
        </w:rPr>
        <w:t>根据</w:t>
      </w:r>
      <w:r>
        <w:rPr>
          <w:rFonts w:hint="eastAsia"/>
        </w:rPr>
        <w:t>人员身份证号或人员照片</w:t>
      </w:r>
      <w:r>
        <w:rPr>
          <w:rFonts w:hint="default"/>
        </w:rPr>
        <w:t>ID</w:t>
      </w:r>
      <w:r>
        <w:rPr>
          <w:rFonts w:hint="eastAsia"/>
        </w:rPr>
        <w:t>，检索关联车辆</w:t>
      </w:r>
      <w:r>
        <w:rPr>
          <w:rFonts w:hint="default"/>
        </w:rPr>
        <w:t>。</w:t>
      </w:r>
    </w:p>
    <w:p>
      <w:pPr>
        <w:ind w:firstLine="480" w:firstLineChars="0"/>
        <w:rPr>
          <w:rFonts w:hint="default"/>
        </w:rPr>
      </w:pPr>
      <w:r>
        <w:rPr>
          <w:rFonts w:hint="eastAsia"/>
        </w:rPr>
        <w:t>动态关系通过以下方式建立</w:t>
      </w:r>
      <w:r>
        <w:rPr>
          <w:rFonts w:hint="default"/>
        </w:rPr>
        <w:t>：1、</w:t>
      </w:r>
      <w:r>
        <w:rPr>
          <w:rFonts w:hint="eastAsia"/>
        </w:rPr>
        <w:t>车辆抓拍号牌与车内驾乘人员照片</w:t>
      </w:r>
      <w:r>
        <w:rPr>
          <w:rFonts w:hint="default"/>
        </w:rPr>
        <w:t>（高清过车照片）</w:t>
      </w:r>
      <w:r>
        <w:rPr>
          <w:rFonts w:hint="eastAsia"/>
        </w:rPr>
        <w:t>；</w:t>
      </w:r>
      <w:r>
        <w:rPr>
          <w:rFonts w:hint="default"/>
          <w:strike/>
          <w:dstrike w:val="0"/>
        </w:rPr>
        <w:t>2、</w:t>
      </w:r>
      <w:r>
        <w:rPr>
          <w:rFonts w:hint="eastAsia"/>
          <w:strike/>
          <w:dstrike w:val="0"/>
        </w:rPr>
        <w:t>人脸抓拍照片与过车照片</w:t>
      </w:r>
      <w:r>
        <w:rPr>
          <w:rFonts w:hint="default"/>
          <w:strike/>
          <w:dstrike w:val="0"/>
        </w:rPr>
        <w:t>（临近人脸抓拍机与车辆卡口）；</w:t>
      </w:r>
      <w:r>
        <w:rPr>
          <w:rFonts w:hint="eastAsia"/>
        </w:rPr>
        <w:t>对动态关系赋予置信度</w:t>
      </w:r>
      <w:r>
        <w:rPr>
          <w:rFonts w:hint="default"/>
        </w:rPr>
        <w:t>。</w:t>
      </w:r>
    </w:p>
    <w:p>
      <w:pPr>
        <w:ind w:firstLine="480"/>
        <w:rPr>
          <w:rFonts w:hint="eastAsia"/>
          <w:lang w:val="en-US" w:eastAsia="zh-Hans"/>
        </w:rPr>
      </w:pPr>
      <w:r>
        <w:rPr>
          <w:rFonts w:hint="eastAsia"/>
        </w:rPr>
        <w:t>静态关系通过</w:t>
      </w:r>
      <w:r>
        <w:rPr>
          <w:rFonts w:hint="default"/>
        </w:rPr>
        <w:t>以下方式建立：1、</w:t>
      </w:r>
      <w:r>
        <w:rPr>
          <w:rFonts w:hint="eastAsia"/>
        </w:rPr>
        <w:t>车辆登记数据</w:t>
      </w:r>
      <w:r>
        <w:rPr>
          <w:rFonts w:hint="default"/>
        </w:rPr>
        <w:t>中车牌号与车主身份证件号码；</w:t>
      </w:r>
      <w:r>
        <w:rPr>
          <w:rFonts w:hint="default"/>
          <w:strike/>
          <w:dstrike w:val="0"/>
          <w:color w:val="auto"/>
        </w:rPr>
        <w:t>2、交通违法数据处理信息中处理人身份证号与车牌号。</w:t>
      </w:r>
    </w:p>
    <w:p>
      <w:pPr>
        <w:pStyle w:val="8"/>
        <w:numPr>
          <w:ilvl w:val="4"/>
          <w:numId w:val="0"/>
          <w:ins w:id="23" w:author="好名字" w:date="2021-01-27T00:22:41Z"/>
        </w:numPr>
        <w:outlineLvl w:val="4"/>
        <w:rPr>
          <w:rFonts w:hint="eastAsia"/>
          <w:lang w:val="en-US" w:eastAsia="zh-Hans"/>
        </w:rPr>
      </w:pPr>
      <w:r>
        <w:t>5.3.1.2.2</w:t>
      </w:r>
      <w:r>
        <w:rPr>
          <w:rFonts w:hint="eastAsia"/>
          <w:lang w:val="en-US" w:eastAsia="zh-Hans"/>
        </w:rPr>
        <w:t>以人找码</w:t>
      </w:r>
    </w:p>
    <w:p>
      <w:pPr>
        <w:ind w:firstLine="480" w:firstLineChars="0"/>
        <w:rPr>
          <w:rFonts w:hint="eastAsia"/>
        </w:rPr>
      </w:pPr>
      <w:r>
        <w:rPr>
          <w:rFonts w:hint="default"/>
        </w:rPr>
        <w:t>根据</w:t>
      </w:r>
      <w:r>
        <w:rPr>
          <w:rFonts w:hint="eastAsia"/>
        </w:rPr>
        <w:t>人员身份证号或人员照片</w:t>
      </w:r>
      <w:r>
        <w:rPr>
          <w:rFonts w:hint="default"/>
        </w:rPr>
        <w:t>ID</w:t>
      </w:r>
      <w:r>
        <w:rPr>
          <w:rFonts w:hint="eastAsia"/>
        </w:rPr>
        <w:t>，检索关联侦码。</w:t>
      </w:r>
    </w:p>
    <w:p>
      <w:pPr>
        <w:ind w:firstLine="480" w:firstLineChars="0"/>
        <w:rPr>
          <w:rFonts w:hint="eastAsia"/>
        </w:rPr>
      </w:pPr>
      <w:r>
        <w:rPr>
          <w:rFonts w:hint="eastAsia"/>
        </w:rPr>
        <w:t>动态关系通过以下方式建立：1、多点位同时出现的人脸抓拍和侦码；</w:t>
      </w:r>
      <w:r>
        <w:rPr>
          <w:rFonts w:hint="eastAsia"/>
          <w:color w:val="auto"/>
        </w:rPr>
        <w:t>2、场所行为（住店、上网）人员照片/身份证号与侦码建立关系；</w:t>
      </w:r>
      <w:r>
        <w:rPr>
          <w:rFonts w:hint="eastAsia"/>
        </w:rPr>
        <w:t>对动态关系赋予置信度；</w:t>
      </w:r>
    </w:p>
    <w:p>
      <w:pPr>
        <w:ind w:firstLine="480"/>
        <w:rPr>
          <w:rFonts w:hint="eastAsia"/>
          <w:lang w:val="en-US" w:eastAsia="zh-Hans"/>
        </w:rPr>
      </w:pPr>
      <w:r>
        <w:rPr>
          <w:rFonts w:hint="eastAsia"/>
          <w:strike w:val="0"/>
          <w:dstrike w:val="0"/>
          <w:color w:val="auto"/>
        </w:rPr>
        <w:t>静态关系通过登记数据建立。</w:t>
      </w:r>
    </w:p>
    <w:p>
      <w:pPr>
        <w:pStyle w:val="7"/>
        <w:numPr>
          <w:ilvl w:val="3"/>
          <w:numId w:val="0"/>
        </w:numPr>
        <w:outlineLvl w:val="3"/>
        <w:rPr>
          <w:rFonts w:hint="eastAsia"/>
          <w:lang w:val="en-US" w:eastAsia="zh-Hans"/>
        </w:rPr>
      </w:pPr>
      <w:r>
        <w:t>5.3.1.3功能</w:t>
      </w:r>
      <w:r>
        <w:rPr>
          <w:rFonts w:hint="eastAsia"/>
          <w:lang w:val="en-US" w:eastAsia="zh-Hans"/>
        </w:rPr>
        <w:t>流程</w:t>
      </w:r>
    </w:p>
    <w:p>
      <w:pPr>
        <w:rPr>
          <w:rFonts w:hint="eastAsia"/>
          <w:lang w:val="en-US" w:eastAsia="zh-Hans"/>
        </w:rPr>
      </w:pPr>
      <w:r>
        <w:drawing>
          <wp:inline distT="0" distB="0" distL="114300" distR="114300">
            <wp:extent cx="2346325" cy="3938270"/>
            <wp:effectExtent l="0" t="0" r="15875" b="24130"/>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29"/>
                    <a:stretch>
                      <a:fillRect/>
                    </a:stretch>
                  </pic:blipFill>
                  <pic:spPr>
                    <a:xfrm>
                      <a:off x="0" y="0"/>
                      <a:ext cx="2346325" cy="3938270"/>
                    </a:xfrm>
                    <a:prstGeom prst="rect">
                      <a:avLst/>
                    </a:prstGeom>
                    <a:noFill/>
                    <a:ln w="9525">
                      <a:noFill/>
                    </a:ln>
                  </pic:spPr>
                </pic:pic>
              </a:graphicData>
            </a:graphic>
          </wp:inline>
        </w:drawing>
      </w:r>
    </w:p>
    <w:p>
      <w:pPr>
        <w:pStyle w:val="6"/>
        <w:numPr>
          <w:ilvl w:val="-1"/>
          <w:numId w:val="0"/>
        </w:numPr>
        <w:ind w:left="0" w:firstLine="0"/>
        <w:outlineLvl w:val="2"/>
        <w:rPr>
          <w:rFonts w:hint="eastAsia"/>
          <w:lang w:val="en-US" w:eastAsia="zh-Hans"/>
        </w:rPr>
      </w:pPr>
      <w:bookmarkStart w:id="144" w:name="_Toc827776199"/>
      <w:bookmarkStart w:id="145" w:name="_Toc1774513682"/>
      <w:bookmarkStart w:id="146" w:name="_Toc1025450972"/>
      <w:r>
        <w:t>5.3.2</w:t>
      </w:r>
      <w:r>
        <w:rPr>
          <w:rFonts w:hint="eastAsia"/>
          <w:lang w:val="en-US" w:eastAsia="zh-Hans"/>
        </w:rPr>
        <w:t>车辆关联分析</w:t>
      </w:r>
      <w:bookmarkEnd w:id="144"/>
      <w:bookmarkEnd w:id="145"/>
      <w:bookmarkEnd w:id="146"/>
    </w:p>
    <w:p>
      <w:pPr>
        <w:pStyle w:val="7"/>
        <w:numPr>
          <w:ilvl w:val="3"/>
          <w:numId w:val="0"/>
        </w:numPr>
        <w:outlineLvl w:val="3"/>
      </w:pPr>
      <w:r>
        <w:t>5.3.2.1功能描述</w:t>
      </w:r>
    </w:p>
    <w:p>
      <w:pPr>
        <w:ind w:firstLine="480" w:firstLineChars="0"/>
      </w:pPr>
      <w:r>
        <w:rPr>
          <w:rFonts w:hint="default"/>
        </w:rPr>
        <w:t>通过待分析</w:t>
      </w:r>
      <w:r>
        <w:rPr>
          <w:rFonts w:hint="eastAsia"/>
          <w:lang w:val="en-US" w:eastAsia="zh-Hans"/>
        </w:rPr>
        <w:t>车辆</w:t>
      </w:r>
      <w:r>
        <w:rPr>
          <w:rFonts w:hint="eastAsia"/>
        </w:rPr>
        <w:t>，</w:t>
      </w:r>
      <w:r>
        <w:rPr>
          <w:rFonts w:hint="default"/>
        </w:rPr>
        <w:t>挖掘</w:t>
      </w:r>
      <w:r>
        <w:rPr>
          <w:rFonts w:hint="eastAsia"/>
        </w:rPr>
        <w:t>检索关联的</w:t>
      </w:r>
      <w:r>
        <w:rPr>
          <w:rFonts w:hint="eastAsia"/>
          <w:lang w:val="en-US" w:eastAsia="zh-Hans"/>
        </w:rPr>
        <w:t>人员</w:t>
      </w:r>
      <w:r>
        <w:rPr>
          <w:rFonts w:hint="default"/>
        </w:rPr>
        <w:t>和</w:t>
      </w:r>
      <w:r>
        <w:rPr>
          <w:rFonts w:hint="eastAsia"/>
        </w:rPr>
        <w:t>侦码。系统关联分析建立关系，动态关系通过多点位同时出现的</w:t>
      </w:r>
      <w:r>
        <w:rPr>
          <w:rFonts w:hint="default"/>
        </w:rPr>
        <w:t>要素</w:t>
      </w:r>
      <w:r>
        <w:rPr>
          <w:rFonts w:hint="eastAsia"/>
        </w:rPr>
        <w:t>建立，赋予置信度；静态关系通过登记数据建立。</w:t>
      </w:r>
      <w:r>
        <w:rPr>
          <w:rFonts w:hint="eastAsia"/>
          <w:lang w:val="en-US" w:eastAsia="zh-Hans"/>
        </w:rPr>
        <w:t>以关系图或列表形式展示人员关联。可查看待分析车辆与其关联实体的关联明细。支持多选将待分析实体加入我的线索，实现线索汇聚。</w:t>
      </w:r>
    </w:p>
    <w:p>
      <w:pPr>
        <w:pStyle w:val="7"/>
        <w:numPr>
          <w:ilvl w:val="3"/>
          <w:numId w:val="0"/>
        </w:numPr>
        <w:outlineLvl w:val="3"/>
        <w:rPr>
          <w:rFonts w:hint="eastAsia"/>
          <w:lang w:val="en-US" w:eastAsia="zh-Hans"/>
        </w:rPr>
      </w:pPr>
      <w:r>
        <w:t>5.3.2.2</w:t>
      </w:r>
      <w:r>
        <w:rPr>
          <w:rFonts w:hint="eastAsia"/>
          <w:lang w:val="en-US" w:eastAsia="zh-Hans"/>
        </w:rPr>
        <w:t>关联类型</w:t>
      </w:r>
    </w:p>
    <w:p>
      <w:pPr>
        <w:pStyle w:val="8"/>
        <w:numPr>
          <w:ilvl w:val="-1"/>
          <w:numId w:val="0"/>
        </w:numPr>
        <w:ind w:left="0" w:firstLine="0"/>
        <w:outlineLvl w:val="4"/>
      </w:pPr>
      <w:r>
        <w:t>5.3.2.2.1以车找人</w:t>
      </w:r>
    </w:p>
    <w:p>
      <w:pPr>
        <w:ind w:firstLine="480" w:firstLineChars="0"/>
        <w:rPr>
          <w:rFonts w:hint="default"/>
        </w:rPr>
      </w:pPr>
      <w:r>
        <w:rPr>
          <w:rFonts w:hint="default"/>
        </w:rPr>
        <w:t>根据</w:t>
      </w:r>
      <w:r>
        <w:rPr>
          <w:rFonts w:hint="eastAsia"/>
        </w:rPr>
        <w:t>车牌号，检索关联人员身份及抓拍照片</w:t>
      </w:r>
      <w:r>
        <w:rPr>
          <w:rFonts w:hint="default"/>
        </w:rPr>
        <w:t>，</w:t>
      </w:r>
      <w:r>
        <w:rPr>
          <w:rFonts w:hint="eastAsia"/>
        </w:rPr>
        <w:t>系统关联分析建立关系</w:t>
      </w:r>
      <w:r>
        <w:rPr>
          <w:rFonts w:hint="default"/>
        </w:rPr>
        <w:t>。</w:t>
      </w:r>
    </w:p>
    <w:p>
      <w:pPr>
        <w:ind w:firstLine="480" w:firstLineChars="0"/>
        <w:rPr>
          <w:rFonts w:hint="eastAsia"/>
        </w:rPr>
      </w:pPr>
      <w:r>
        <w:rPr>
          <w:rFonts w:hint="eastAsia"/>
        </w:rPr>
        <w:t>动态关系通过以下方式建立：1、车辆抓拍号牌与车内驾乘人员照片；</w:t>
      </w:r>
      <w:r>
        <w:rPr>
          <w:rFonts w:hint="eastAsia"/>
          <w:strike/>
          <w:dstrike w:val="0"/>
        </w:rPr>
        <w:t>2、人脸抓拍照片与过车照片；</w:t>
      </w:r>
      <w:r>
        <w:rPr>
          <w:rFonts w:hint="eastAsia"/>
        </w:rPr>
        <w:t>对动态关系赋予置信度；</w:t>
      </w:r>
    </w:p>
    <w:p>
      <w:pPr>
        <w:ind w:firstLine="480" w:firstLineChars="0"/>
        <w:rPr>
          <w:strike/>
          <w:dstrike w:val="0"/>
        </w:rPr>
      </w:pPr>
      <w:r>
        <w:rPr>
          <w:rFonts w:hint="eastAsia"/>
        </w:rPr>
        <w:t>静态关系通过</w:t>
      </w:r>
      <w:r>
        <w:rPr>
          <w:rFonts w:hint="default"/>
        </w:rPr>
        <w:t>以下方式建立：1、</w:t>
      </w:r>
      <w:r>
        <w:rPr>
          <w:rFonts w:hint="eastAsia"/>
        </w:rPr>
        <w:t>车辆登记数据</w:t>
      </w:r>
      <w:r>
        <w:rPr>
          <w:rFonts w:hint="default"/>
        </w:rPr>
        <w:t>中车牌号与车主身份证件号码；</w:t>
      </w:r>
      <w:r>
        <w:rPr>
          <w:rFonts w:hint="default"/>
          <w:strike/>
          <w:dstrike w:val="0"/>
        </w:rPr>
        <w:t>2、交通违法数据处理信息中处理人身份证号与车牌号。</w:t>
      </w:r>
    </w:p>
    <w:p>
      <w:pPr>
        <w:pStyle w:val="8"/>
        <w:numPr>
          <w:ilvl w:val="-1"/>
          <w:numId w:val="0"/>
        </w:numPr>
        <w:ind w:left="0" w:firstLine="0"/>
        <w:outlineLvl w:val="4"/>
      </w:pPr>
      <w:r>
        <w:t>5.3.2.2.2以车找码</w:t>
      </w:r>
    </w:p>
    <w:p>
      <w:pPr>
        <w:ind w:firstLine="480" w:firstLineChars="0"/>
        <w:rPr>
          <w:rFonts w:hint="default"/>
        </w:rPr>
      </w:pPr>
      <w:r>
        <w:rPr>
          <w:rFonts w:hint="default"/>
        </w:rPr>
        <w:t>根据</w:t>
      </w:r>
      <w:r>
        <w:rPr>
          <w:rFonts w:hint="eastAsia"/>
        </w:rPr>
        <w:t>车牌号，检索关联的侦码，侦码类型包含MAC、IMSI、IMEI、手机号。系统关联分析建立关系</w:t>
      </w:r>
      <w:r>
        <w:rPr>
          <w:rFonts w:hint="default"/>
        </w:rPr>
        <w:t>。</w:t>
      </w:r>
    </w:p>
    <w:p>
      <w:pPr>
        <w:ind w:firstLine="480" w:firstLineChars="0"/>
        <w:rPr>
          <w:rFonts w:hint="eastAsia"/>
        </w:rPr>
      </w:pPr>
      <w:r>
        <w:rPr>
          <w:rFonts w:hint="eastAsia"/>
        </w:rPr>
        <w:t>动态关系通过多点位同时出现的车辆号牌和侦码建立，赋予置信度；</w:t>
      </w:r>
    </w:p>
    <w:p>
      <w:pPr>
        <w:ind w:firstLine="480"/>
        <w:rPr>
          <w:rFonts w:hint="eastAsia"/>
          <w:strike w:val="0"/>
          <w:dstrike w:val="0"/>
        </w:rPr>
      </w:pPr>
      <w:r>
        <w:rPr>
          <w:rFonts w:hint="eastAsia"/>
          <w:strike w:val="0"/>
          <w:dstrike w:val="0"/>
        </w:rPr>
        <w:t>静态关系通过车辆登记数据建立。</w:t>
      </w:r>
    </w:p>
    <w:p>
      <w:pPr>
        <w:pStyle w:val="8"/>
        <w:numPr>
          <w:ilvl w:val="-1"/>
          <w:numId w:val="0"/>
        </w:numPr>
        <w:ind w:left="0" w:firstLine="0"/>
        <w:outlineLvl w:val="4"/>
        <w:rPr>
          <w:lang w:val="en-US"/>
        </w:rPr>
      </w:pPr>
      <w:r>
        <w:t>5.3.2.2.3以车找</w:t>
      </w:r>
      <w:r>
        <w:rPr>
          <w:rFonts w:hint="eastAsia"/>
          <w:lang w:val="en-US" w:eastAsia="zh-Hans"/>
        </w:rPr>
        <w:t>人脸（无聚类）</w:t>
      </w:r>
    </w:p>
    <w:p>
      <w:pPr>
        <w:pStyle w:val="2"/>
        <w:ind w:left="0" w:leftChars="0" w:firstLine="480" w:firstLineChars="0"/>
        <w:rPr>
          <w:rFonts w:hint="eastAsia"/>
          <w:lang w:val="en-US" w:eastAsia="zh-Hans"/>
        </w:rPr>
      </w:pPr>
      <w:r>
        <w:rPr>
          <w:rFonts w:hint="eastAsia"/>
          <w:lang w:val="en-US" w:eastAsia="zh-Hans"/>
        </w:rPr>
        <w:t>根据车牌号码，检索关联人脸照片（包含行人抓拍及车辆主副驾驶人脸照片），系统关联分析建立关系。</w:t>
      </w:r>
    </w:p>
    <w:p>
      <w:pPr>
        <w:pStyle w:val="7"/>
        <w:numPr>
          <w:ilvl w:val="3"/>
          <w:numId w:val="0"/>
        </w:numPr>
        <w:outlineLvl w:val="3"/>
        <w:rPr>
          <w:rFonts w:hint="eastAsia"/>
          <w:lang w:val="en-US" w:eastAsia="zh-Hans"/>
        </w:rPr>
      </w:pPr>
      <w:r>
        <w:t>5.3.2.3功能</w:t>
      </w:r>
      <w:r>
        <w:rPr>
          <w:rFonts w:hint="eastAsia"/>
          <w:lang w:val="en-US" w:eastAsia="zh-Hans"/>
        </w:rPr>
        <w:t>流程</w:t>
      </w:r>
    </w:p>
    <w:p>
      <w:pPr>
        <w:rPr>
          <w:rFonts w:hint="eastAsia"/>
          <w:lang w:val="en-US" w:eastAsia="zh-Hans"/>
        </w:rPr>
      </w:pPr>
      <w:r>
        <w:drawing>
          <wp:inline distT="0" distB="0" distL="114300" distR="114300">
            <wp:extent cx="3138170" cy="3184525"/>
            <wp:effectExtent l="0" t="0" r="11430" b="15875"/>
            <wp:docPr id="6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6"/>
                    <pic:cNvPicPr>
                      <a:picLocks noChangeAspect="1"/>
                    </pic:cNvPicPr>
                  </pic:nvPicPr>
                  <pic:blipFill>
                    <a:blip r:embed="rId30"/>
                    <a:stretch>
                      <a:fillRect/>
                    </a:stretch>
                  </pic:blipFill>
                  <pic:spPr>
                    <a:xfrm>
                      <a:off x="0" y="0"/>
                      <a:ext cx="3138170" cy="3184525"/>
                    </a:xfrm>
                    <a:prstGeom prst="rect">
                      <a:avLst/>
                    </a:prstGeom>
                    <a:noFill/>
                    <a:ln w="9525">
                      <a:noFill/>
                    </a:ln>
                  </pic:spPr>
                </pic:pic>
              </a:graphicData>
            </a:graphic>
          </wp:inline>
        </w:drawing>
      </w:r>
    </w:p>
    <w:p>
      <w:pPr>
        <w:rPr>
          <w:rFonts w:hint="eastAsia"/>
          <w:lang w:val="en-US" w:eastAsia="zh-Hans"/>
        </w:rPr>
      </w:pPr>
    </w:p>
    <w:p>
      <w:pPr>
        <w:pStyle w:val="6"/>
        <w:numPr>
          <w:ilvl w:val="-1"/>
          <w:numId w:val="0"/>
        </w:numPr>
        <w:ind w:left="0" w:firstLine="0"/>
        <w:outlineLvl w:val="2"/>
        <w:rPr>
          <w:rFonts w:hint="eastAsia"/>
          <w:lang w:val="en-US" w:eastAsia="zh-Hans"/>
        </w:rPr>
      </w:pPr>
      <w:bookmarkStart w:id="147" w:name="_Toc1198219229"/>
      <w:bookmarkStart w:id="148" w:name="_Toc1035511327"/>
      <w:bookmarkStart w:id="149" w:name="_Toc2146047485"/>
      <w:r>
        <w:t>5.3.3</w:t>
      </w:r>
      <w:r>
        <w:rPr>
          <w:rFonts w:hint="eastAsia"/>
          <w:lang w:val="en-US" w:eastAsia="zh-Hans"/>
        </w:rPr>
        <w:t>侦码关联分析</w:t>
      </w:r>
      <w:bookmarkEnd w:id="147"/>
      <w:bookmarkEnd w:id="148"/>
      <w:bookmarkEnd w:id="149"/>
    </w:p>
    <w:p>
      <w:pPr>
        <w:pStyle w:val="7"/>
        <w:numPr>
          <w:ilvl w:val="3"/>
          <w:numId w:val="0"/>
        </w:numPr>
        <w:outlineLvl w:val="3"/>
      </w:pPr>
      <w:r>
        <w:t>5.3.3.1功能描述</w:t>
      </w:r>
    </w:p>
    <w:p>
      <w:pPr>
        <w:ind w:firstLine="480" w:firstLineChars="0"/>
        <w:rPr>
          <w:rFonts w:hint="eastAsia"/>
        </w:rPr>
      </w:pPr>
      <w:r>
        <w:rPr>
          <w:rFonts w:hint="default"/>
        </w:rPr>
        <w:t>通过待分析</w:t>
      </w:r>
      <w:r>
        <w:rPr>
          <w:rFonts w:hint="eastAsia"/>
          <w:lang w:val="en-US" w:eastAsia="zh-Hans"/>
        </w:rPr>
        <w:t>侦码</w:t>
      </w:r>
      <w:r>
        <w:rPr>
          <w:rFonts w:hint="eastAsia"/>
        </w:rPr>
        <w:t>，</w:t>
      </w:r>
      <w:r>
        <w:rPr>
          <w:rFonts w:hint="default"/>
        </w:rPr>
        <w:t>挖掘</w:t>
      </w:r>
      <w:r>
        <w:rPr>
          <w:rFonts w:hint="eastAsia"/>
        </w:rPr>
        <w:t>检索关联的</w:t>
      </w:r>
      <w:r>
        <w:rPr>
          <w:rFonts w:hint="eastAsia"/>
          <w:lang w:val="en-US" w:eastAsia="zh-Hans"/>
        </w:rPr>
        <w:t>人员、车辆</w:t>
      </w:r>
      <w:r>
        <w:rPr>
          <w:rFonts w:hint="default"/>
        </w:rPr>
        <w:t>和</w:t>
      </w:r>
      <w:r>
        <w:rPr>
          <w:rFonts w:hint="eastAsia"/>
          <w:lang w:val="en-US" w:eastAsia="zh-Hans"/>
        </w:rPr>
        <w:t>其他</w:t>
      </w:r>
      <w:r>
        <w:rPr>
          <w:rFonts w:hint="eastAsia"/>
        </w:rPr>
        <w:t>侦码。系统关联分析建立关系，动态关系通过多点位同时出现的</w:t>
      </w:r>
      <w:r>
        <w:rPr>
          <w:rFonts w:hint="default"/>
        </w:rPr>
        <w:t>要素</w:t>
      </w:r>
      <w:r>
        <w:rPr>
          <w:rFonts w:hint="eastAsia"/>
        </w:rPr>
        <w:t>建立，赋予置信度；静态关系通过登记数据建立。</w:t>
      </w:r>
      <w:r>
        <w:rPr>
          <w:rFonts w:hint="eastAsia"/>
          <w:lang w:val="en-US" w:eastAsia="zh-Hans"/>
        </w:rPr>
        <w:t>以关系图或列表形式展示人员关联。可查看待分析侦码与其关联实体的关联明细。支持多选将待分析实体加入我的线索，实现线索汇聚。</w:t>
      </w:r>
    </w:p>
    <w:p>
      <w:pPr>
        <w:ind w:firstLine="480"/>
      </w:pPr>
    </w:p>
    <w:p>
      <w:pPr>
        <w:pStyle w:val="7"/>
        <w:numPr>
          <w:ilvl w:val="3"/>
          <w:numId w:val="0"/>
        </w:numPr>
        <w:outlineLvl w:val="3"/>
        <w:rPr>
          <w:rFonts w:hint="eastAsia"/>
          <w:lang w:val="en-US" w:eastAsia="zh-Hans"/>
        </w:rPr>
      </w:pPr>
      <w:r>
        <w:t>5.3.3.2</w:t>
      </w:r>
      <w:r>
        <w:rPr>
          <w:rFonts w:hint="eastAsia"/>
          <w:lang w:val="en-US" w:eastAsia="zh-Hans"/>
        </w:rPr>
        <w:t>关联类型</w:t>
      </w:r>
    </w:p>
    <w:p>
      <w:pPr>
        <w:pStyle w:val="8"/>
        <w:numPr>
          <w:ilvl w:val="-1"/>
          <w:numId w:val="0"/>
        </w:numPr>
        <w:ind w:left="0" w:firstLine="0"/>
        <w:outlineLvl w:val="4"/>
      </w:pPr>
      <w:r>
        <w:t>5.3.3.2.1以码找人</w:t>
      </w:r>
    </w:p>
    <w:p>
      <w:pPr>
        <w:ind w:firstLine="480" w:firstLineChars="0"/>
        <w:rPr>
          <w:rFonts w:hint="default"/>
        </w:rPr>
      </w:pPr>
      <w:r>
        <w:rPr>
          <w:rFonts w:hint="default"/>
        </w:rPr>
        <w:t>根据</w:t>
      </w:r>
      <w:r>
        <w:rPr>
          <w:rFonts w:hint="eastAsia"/>
        </w:rPr>
        <w:t>侦码类型及侦码值，检索关联人员身份及抓拍照片</w:t>
      </w:r>
      <w:r>
        <w:rPr>
          <w:rFonts w:hint="default"/>
        </w:rPr>
        <w:t>，</w:t>
      </w:r>
      <w:r>
        <w:rPr>
          <w:rFonts w:hint="eastAsia"/>
        </w:rPr>
        <w:t>系统关联分析建立关系</w:t>
      </w:r>
      <w:r>
        <w:rPr>
          <w:rFonts w:hint="default"/>
        </w:rPr>
        <w:t>。</w:t>
      </w:r>
    </w:p>
    <w:p>
      <w:pPr>
        <w:ind w:firstLine="480" w:firstLineChars="0"/>
        <w:rPr>
          <w:rFonts w:hint="eastAsia"/>
        </w:rPr>
      </w:pPr>
      <w:r>
        <w:rPr>
          <w:rFonts w:hint="eastAsia"/>
        </w:rPr>
        <w:t>动态关系通过以下方式建立：1、多点位同时出现的人脸抓拍和侦码；2、场所行为（住店、上网）人员照片/身份证号与侦码建立关系；对动态关系赋予置信度；</w:t>
      </w:r>
    </w:p>
    <w:p>
      <w:pPr>
        <w:ind w:firstLine="480" w:firstLineChars="0"/>
      </w:pPr>
      <w:r>
        <w:rPr>
          <w:rFonts w:hint="eastAsia"/>
        </w:rPr>
        <w:t>静态关系通过登记数据建立。</w:t>
      </w:r>
    </w:p>
    <w:p>
      <w:pPr>
        <w:pStyle w:val="8"/>
        <w:numPr>
          <w:ilvl w:val="-1"/>
          <w:numId w:val="0"/>
        </w:numPr>
        <w:ind w:left="0" w:firstLine="0"/>
        <w:outlineLvl w:val="4"/>
      </w:pPr>
      <w:r>
        <w:t>5.3.3.2.2以码找车</w:t>
      </w:r>
    </w:p>
    <w:p>
      <w:pPr>
        <w:ind w:firstLine="480" w:firstLineChars="0"/>
        <w:rPr>
          <w:rFonts w:hint="default"/>
        </w:rPr>
      </w:pPr>
      <w:r>
        <w:rPr>
          <w:rFonts w:hint="default"/>
        </w:rPr>
        <w:t>根据</w:t>
      </w:r>
      <w:r>
        <w:rPr>
          <w:rFonts w:hint="eastAsia"/>
        </w:rPr>
        <w:t>侦码类型及侦码值，检索关联车辆及抓拍照片。系统关联分析建立关系</w:t>
      </w:r>
      <w:r>
        <w:rPr>
          <w:rFonts w:hint="default"/>
        </w:rPr>
        <w:t>。</w:t>
      </w:r>
    </w:p>
    <w:p>
      <w:pPr>
        <w:ind w:firstLine="480" w:firstLineChars="0"/>
        <w:rPr>
          <w:rFonts w:hint="default"/>
        </w:rPr>
      </w:pPr>
      <w:r>
        <w:rPr>
          <w:rFonts w:hint="eastAsia"/>
        </w:rPr>
        <w:t>动态关系通过多点位同时出现的车辆号牌和侦码建立，赋予置信度</w:t>
      </w:r>
      <w:r>
        <w:rPr>
          <w:rFonts w:hint="default"/>
        </w:rPr>
        <w:t>。</w:t>
      </w:r>
    </w:p>
    <w:p>
      <w:pPr>
        <w:ind w:firstLine="480" w:firstLineChars="0"/>
        <w:rPr>
          <w:strike w:val="0"/>
          <w:dstrike w:val="0"/>
        </w:rPr>
      </w:pPr>
      <w:r>
        <w:rPr>
          <w:rFonts w:hint="eastAsia"/>
          <w:strike w:val="0"/>
          <w:dstrike w:val="0"/>
        </w:rPr>
        <w:t>静态关系通过车辆登记数据建立。</w:t>
      </w:r>
    </w:p>
    <w:p>
      <w:pPr>
        <w:pStyle w:val="8"/>
        <w:numPr>
          <w:ilvl w:val="-1"/>
          <w:numId w:val="0"/>
        </w:numPr>
        <w:ind w:left="0" w:firstLine="0"/>
        <w:outlineLvl w:val="4"/>
      </w:pPr>
      <w:r>
        <w:t>5.3.3.2.3以码找码</w:t>
      </w:r>
    </w:p>
    <w:p>
      <w:pPr>
        <w:ind w:firstLine="480" w:firstLineChars="0"/>
        <w:rPr>
          <w:rFonts w:hint="default"/>
        </w:rPr>
      </w:pPr>
      <w:r>
        <w:rPr>
          <w:rFonts w:hint="default"/>
        </w:rPr>
        <w:t>根据</w:t>
      </w:r>
      <w:r>
        <w:rPr>
          <w:rFonts w:hint="eastAsia"/>
        </w:rPr>
        <w:t>侦码类型及侦码值，检索关联侦码（不找同类）</w:t>
      </w:r>
      <w:r>
        <w:rPr>
          <w:rFonts w:hint="default"/>
        </w:rPr>
        <w:t>，</w:t>
      </w:r>
      <w:r>
        <w:rPr>
          <w:rFonts w:hint="eastAsia"/>
        </w:rPr>
        <w:t>系统关联分析建立关系</w:t>
      </w:r>
      <w:r>
        <w:rPr>
          <w:rFonts w:hint="default"/>
        </w:rPr>
        <w:t>。</w:t>
      </w:r>
    </w:p>
    <w:p>
      <w:pPr>
        <w:ind w:firstLine="480"/>
        <w:rPr>
          <w:rFonts w:hint="eastAsia"/>
          <w:lang w:val="en-US" w:eastAsia="zh-Hans"/>
        </w:rPr>
      </w:pPr>
      <w:r>
        <w:rPr>
          <w:rFonts w:hint="eastAsia"/>
        </w:rPr>
        <w:t>动态关系通过以下方式建立：1、多点位同时出现的侦码；2、同采集记录中出现的不同侦码；</w:t>
      </w:r>
      <w:r>
        <w:rPr>
          <w:rFonts w:hint="default"/>
          <w:strike/>
          <w:dstrike w:val="0"/>
        </w:rPr>
        <w:t>2</w:t>
      </w:r>
      <w:r>
        <w:rPr>
          <w:rFonts w:hint="eastAsia"/>
          <w:strike/>
          <w:dstrike w:val="0"/>
        </w:rPr>
        <w:t>、热点设备（AP MAC）与登录认证侦码</w:t>
      </w:r>
      <w:r>
        <w:rPr>
          <w:rFonts w:hint="eastAsia"/>
          <w:strike w:val="0"/>
          <w:dstrike w:val="0"/>
        </w:rPr>
        <w:t>；</w:t>
      </w:r>
      <w:r>
        <w:rPr>
          <w:rFonts w:hint="eastAsia"/>
        </w:rPr>
        <w:t>对动态关系赋予置信度。</w:t>
      </w:r>
    </w:p>
    <w:p>
      <w:pPr>
        <w:pStyle w:val="7"/>
        <w:numPr>
          <w:ilvl w:val="3"/>
          <w:numId w:val="0"/>
        </w:numPr>
        <w:outlineLvl w:val="3"/>
        <w:rPr>
          <w:rFonts w:hint="eastAsia"/>
          <w:lang w:val="en-US" w:eastAsia="zh-Hans"/>
        </w:rPr>
      </w:pPr>
      <w:r>
        <w:t>5.3.3.3功能</w:t>
      </w:r>
      <w:r>
        <w:rPr>
          <w:rFonts w:hint="eastAsia"/>
          <w:lang w:val="en-US" w:eastAsia="zh-Hans"/>
        </w:rPr>
        <w:t>流程</w:t>
      </w:r>
    </w:p>
    <w:p>
      <w:r>
        <w:drawing>
          <wp:inline distT="0" distB="0" distL="114300" distR="114300">
            <wp:extent cx="2781300" cy="3167380"/>
            <wp:effectExtent l="0" t="0" r="12700" b="7620"/>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pic:cNvPicPr>
                  </pic:nvPicPr>
                  <pic:blipFill>
                    <a:blip r:embed="rId31"/>
                    <a:stretch>
                      <a:fillRect/>
                    </a:stretch>
                  </pic:blipFill>
                  <pic:spPr>
                    <a:xfrm>
                      <a:off x="0" y="0"/>
                      <a:ext cx="2781300" cy="3167380"/>
                    </a:xfrm>
                    <a:prstGeom prst="rect">
                      <a:avLst/>
                    </a:prstGeom>
                    <a:noFill/>
                    <a:ln w="9525">
                      <a:noFill/>
                    </a:ln>
                  </pic:spPr>
                </pic:pic>
              </a:graphicData>
            </a:graphic>
          </wp:inline>
        </w:drawing>
      </w:r>
    </w:p>
    <w:p>
      <w:pPr>
        <w:pStyle w:val="2"/>
      </w:pPr>
    </w:p>
    <w:p>
      <w:pPr>
        <w:pStyle w:val="6"/>
        <w:numPr>
          <w:ilvl w:val="-1"/>
          <w:numId w:val="0"/>
        </w:numPr>
        <w:ind w:left="0" w:firstLine="0"/>
        <w:outlineLvl w:val="2"/>
        <w:rPr>
          <w:rFonts w:hint="eastAsia"/>
          <w:lang w:val="en-US" w:eastAsia="zh-Hans"/>
        </w:rPr>
      </w:pPr>
      <w:bookmarkStart w:id="150" w:name="_Toc1516423884"/>
      <w:r>
        <w:t>5.3.4</w:t>
      </w:r>
      <w:r>
        <w:rPr>
          <w:rFonts w:hint="eastAsia"/>
          <w:lang w:val="en-US" w:eastAsia="zh-Hans"/>
        </w:rPr>
        <w:t>人脸关联分析（无聚类）</w:t>
      </w:r>
      <w:bookmarkEnd w:id="150"/>
    </w:p>
    <w:p>
      <w:pPr>
        <w:pStyle w:val="7"/>
        <w:numPr>
          <w:ilvl w:val="3"/>
          <w:numId w:val="0"/>
        </w:numPr>
        <w:outlineLvl w:val="3"/>
        <w:rPr>
          <w:rFonts w:hint="eastAsia"/>
          <w:lang w:val="en-US" w:eastAsia="zh-Hans"/>
        </w:rPr>
      </w:pPr>
      <w:r>
        <w:t>5.3.4.1</w:t>
      </w:r>
      <w:r>
        <w:rPr>
          <w:rFonts w:hint="eastAsia"/>
          <w:lang w:val="en-US" w:eastAsia="zh-Hans"/>
        </w:rPr>
        <w:t>功能描述</w:t>
      </w:r>
    </w:p>
    <w:p>
      <w:pPr>
        <w:ind w:firstLine="480" w:firstLineChars="0"/>
        <w:rPr>
          <w:rFonts w:hint="eastAsia"/>
        </w:rPr>
      </w:pPr>
      <w:r>
        <w:rPr>
          <w:rFonts w:hint="default"/>
        </w:rPr>
        <w:t>通过待分析</w:t>
      </w:r>
      <w:r>
        <w:rPr>
          <w:rFonts w:hint="eastAsia"/>
          <w:lang w:val="en-US" w:eastAsia="zh-Hans"/>
        </w:rPr>
        <w:t>人脸</w:t>
      </w:r>
      <w:r>
        <w:rPr>
          <w:rFonts w:hint="eastAsia"/>
        </w:rPr>
        <w:t>，</w:t>
      </w:r>
      <w:r>
        <w:rPr>
          <w:rFonts w:hint="default"/>
        </w:rPr>
        <w:t>挖掘</w:t>
      </w:r>
      <w:r>
        <w:rPr>
          <w:rFonts w:hint="eastAsia"/>
        </w:rPr>
        <w:t>检索关联的</w:t>
      </w:r>
      <w:r>
        <w:rPr>
          <w:rFonts w:hint="eastAsia"/>
          <w:lang w:val="en-US" w:eastAsia="zh-Hans"/>
        </w:rPr>
        <w:t>证件、人体、</w:t>
      </w:r>
      <w:r>
        <w:rPr>
          <w:rFonts w:hint="default"/>
        </w:rPr>
        <w:t>车辆和</w:t>
      </w:r>
      <w:r>
        <w:rPr>
          <w:rFonts w:hint="eastAsia"/>
          <w:lang w:val="en-US" w:eastAsia="zh-Hans"/>
        </w:rPr>
        <w:t>非机动车</w:t>
      </w:r>
      <w:r>
        <w:rPr>
          <w:rFonts w:hint="eastAsia"/>
        </w:rPr>
        <w:t>。系统关联分析建立</w:t>
      </w:r>
      <w:r>
        <w:rPr>
          <w:rFonts w:hint="eastAsia"/>
          <w:lang w:val="en-US" w:eastAsia="zh-Hans"/>
        </w:rPr>
        <w:t>关联</w:t>
      </w:r>
      <w:r>
        <w:rPr>
          <w:rFonts w:hint="eastAsia"/>
        </w:rPr>
        <w:t>，通过</w:t>
      </w:r>
      <w:r>
        <w:rPr>
          <w:rFonts w:hint="eastAsia"/>
          <w:lang w:val="en-US" w:eastAsia="zh-Hans"/>
        </w:rPr>
        <w:t>感知</w:t>
      </w:r>
      <w:r>
        <w:rPr>
          <w:rFonts w:hint="eastAsia"/>
        </w:rPr>
        <w:t>数据建立。</w:t>
      </w:r>
      <w:r>
        <w:rPr>
          <w:rFonts w:hint="eastAsia"/>
          <w:lang w:val="en-US" w:eastAsia="zh-Hans"/>
        </w:rPr>
        <w:t>以关系图或列表形式展示人脸关联。可查看待分析人脸与其关联要素的关联明细。支持多选将待分析要素加入我的线索，实现线索汇聚。</w:t>
      </w:r>
    </w:p>
    <w:p>
      <w:pPr>
        <w:ind w:firstLine="480" w:firstLineChars="0"/>
        <w:rPr>
          <w:rFonts w:hint="eastAsia"/>
          <w:lang w:val="en-US" w:eastAsia="zh-Hans"/>
        </w:rPr>
      </w:pPr>
    </w:p>
    <w:p>
      <w:pPr>
        <w:pStyle w:val="7"/>
        <w:numPr>
          <w:ilvl w:val="3"/>
          <w:numId w:val="0"/>
        </w:numPr>
        <w:outlineLvl w:val="3"/>
        <w:rPr>
          <w:rFonts w:hint="eastAsia"/>
          <w:lang w:val="en-US" w:eastAsia="zh-Hans"/>
        </w:rPr>
      </w:pPr>
      <w:r>
        <w:t>5.3.4.2</w:t>
      </w:r>
      <w:r>
        <w:rPr>
          <w:rFonts w:hint="eastAsia"/>
          <w:lang w:val="en-US" w:eastAsia="zh-Hans"/>
        </w:rPr>
        <w:t>关联类型</w:t>
      </w:r>
    </w:p>
    <w:p>
      <w:pPr>
        <w:pStyle w:val="8"/>
        <w:numPr>
          <w:ilvl w:val="-1"/>
          <w:numId w:val="0"/>
        </w:numPr>
        <w:ind w:left="0" w:firstLine="0"/>
        <w:outlineLvl w:val="4"/>
        <w:rPr>
          <w:rFonts w:hint="eastAsia"/>
          <w:lang w:val="en-US" w:eastAsia="zh-Hans"/>
        </w:rPr>
      </w:pPr>
      <w:r>
        <w:t>5.3.4.2.1</w:t>
      </w:r>
      <w:r>
        <w:rPr>
          <w:rFonts w:hint="eastAsia"/>
          <w:lang w:val="en-US" w:eastAsia="zh-Hans"/>
        </w:rPr>
        <w:t>人脸找人体</w:t>
      </w:r>
    </w:p>
    <w:p>
      <w:pPr>
        <w:ind w:firstLine="480" w:firstLineChars="0"/>
        <w:rPr>
          <w:rFonts w:hint="eastAsia"/>
          <w:lang w:val="en-US" w:eastAsia="zh-Hans"/>
        </w:rPr>
      </w:pPr>
      <w:r>
        <w:rPr>
          <w:rFonts w:hint="default"/>
        </w:rPr>
        <w:t>根据</w:t>
      </w:r>
      <w:r>
        <w:rPr>
          <w:rFonts w:hint="eastAsia"/>
          <w:lang w:val="en-US" w:eastAsia="zh-Hans"/>
        </w:rPr>
        <w:t>检索人脸</w:t>
      </w:r>
      <w:r>
        <w:rPr>
          <w:rFonts w:hint="eastAsia"/>
        </w:rPr>
        <w:t>照片，</w:t>
      </w:r>
      <w:r>
        <w:rPr>
          <w:rFonts w:hint="eastAsia"/>
          <w:lang w:val="en-US" w:eastAsia="zh-Hans"/>
        </w:rPr>
        <w:t>设定相似度阈值，返回相似人脸图片及关联人体图片</w:t>
      </w:r>
      <w:r>
        <w:rPr>
          <w:rFonts w:hint="eastAsia"/>
        </w:rPr>
        <w:t>。</w:t>
      </w:r>
      <w:r>
        <w:rPr>
          <w:rFonts w:hint="eastAsia"/>
          <w:lang w:val="en-US" w:eastAsia="zh-Hans"/>
        </w:rPr>
        <w:t>数据来源包含：</w:t>
      </w:r>
      <w:r>
        <w:rPr>
          <w:rFonts w:hint="eastAsia"/>
        </w:rPr>
        <w:t>人脸抓拍、行人结构化、非机动车结构化</w:t>
      </w:r>
      <w:r>
        <w:rPr>
          <w:rFonts w:hint="eastAsia"/>
          <w:lang w:eastAsia="zh-Hans"/>
        </w:rPr>
        <w:t>。</w:t>
      </w:r>
    </w:p>
    <w:p>
      <w:pPr>
        <w:pStyle w:val="8"/>
        <w:numPr>
          <w:ilvl w:val="-1"/>
          <w:numId w:val="0"/>
        </w:numPr>
        <w:ind w:left="0" w:firstLine="0"/>
        <w:outlineLvl w:val="4"/>
        <w:rPr>
          <w:rFonts w:hint="eastAsia"/>
          <w:lang w:val="en-US" w:eastAsia="zh-Hans"/>
        </w:rPr>
      </w:pPr>
      <w:r>
        <w:t>5.3.4.2.2</w:t>
      </w:r>
      <w:r>
        <w:rPr>
          <w:rFonts w:hint="eastAsia"/>
          <w:lang w:val="en-US" w:eastAsia="zh-Hans"/>
        </w:rPr>
        <w:t>人脸找车辆</w:t>
      </w:r>
    </w:p>
    <w:p>
      <w:pPr>
        <w:ind w:firstLine="480" w:firstLineChars="0"/>
        <w:rPr>
          <w:rFonts w:hint="eastAsia"/>
          <w:lang w:eastAsia="zh-Hans"/>
        </w:rPr>
      </w:pPr>
      <w:r>
        <w:rPr>
          <w:rFonts w:hint="default"/>
        </w:rPr>
        <w:t>根据</w:t>
      </w:r>
      <w:r>
        <w:rPr>
          <w:rFonts w:hint="eastAsia"/>
          <w:lang w:val="en-US" w:eastAsia="zh-Hans"/>
        </w:rPr>
        <w:t>检索人脸</w:t>
      </w:r>
      <w:r>
        <w:rPr>
          <w:rFonts w:hint="eastAsia"/>
        </w:rPr>
        <w:t>照片，</w:t>
      </w:r>
      <w:r>
        <w:rPr>
          <w:rFonts w:hint="eastAsia"/>
          <w:lang w:val="en-US" w:eastAsia="zh-Hans"/>
        </w:rPr>
        <w:t>设定相似度阈值，返回相似人脸及关联车辆抓拍</w:t>
      </w:r>
      <w:r>
        <w:rPr>
          <w:rFonts w:hint="eastAsia"/>
        </w:rPr>
        <w:t>。</w:t>
      </w:r>
      <w:r>
        <w:rPr>
          <w:rFonts w:hint="eastAsia"/>
          <w:lang w:val="en-US" w:eastAsia="zh-Hans"/>
        </w:rPr>
        <w:t>数据来源包含：</w:t>
      </w:r>
      <w:r>
        <w:rPr>
          <w:rFonts w:hint="eastAsia"/>
        </w:rPr>
        <w:t>人脸抓拍、</w:t>
      </w:r>
      <w:r>
        <w:rPr>
          <w:rFonts w:hint="eastAsia"/>
          <w:lang w:val="en-US" w:eastAsia="zh-Hans"/>
        </w:rPr>
        <w:t>车辆结构化、车辆抓拍</w:t>
      </w:r>
      <w:r>
        <w:rPr>
          <w:rFonts w:hint="eastAsia"/>
          <w:lang w:eastAsia="zh-Hans"/>
        </w:rPr>
        <w:t>。</w:t>
      </w:r>
    </w:p>
    <w:p>
      <w:pPr>
        <w:pStyle w:val="8"/>
        <w:numPr>
          <w:ilvl w:val="-1"/>
          <w:numId w:val="0"/>
        </w:numPr>
        <w:ind w:left="0" w:firstLine="0"/>
        <w:outlineLvl w:val="4"/>
        <w:rPr>
          <w:rFonts w:hint="eastAsia"/>
          <w:lang w:val="en-US" w:eastAsia="zh-Hans"/>
        </w:rPr>
      </w:pPr>
      <w:r>
        <w:t>5.3.4.2.3</w:t>
      </w:r>
      <w:r>
        <w:rPr>
          <w:rFonts w:hint="eastAsia"/>
          <w:lang w:val="en-US" w:eastAsia="zh-Hans"/>
        </w:rPr>
        <w:t>人脸找非机动车</w:t>
      </w:r>
    </w:p>
    <w:p>
      <w:pPr>
        <w:ind w:firstLine="480" w:firstLineChars="0"/>
        <w:rPr>
          <w:rFonts w:hint="eastAsia"/>
          <w:lang w:eastAsia="zh-Hans"/>
        </w:rPr>
      </w:pPr>
      <w:r>
        <w:rPr>
          <w:rFonts w:hint="default"/>
        </w:rPr>
        <w:t>根据</w:t>
      </w:r>
      <w:r>
        <w:rPr>
          <w:rFonts w:hint="eastAsia"/>
          <w:lang w:val="en-US" w:eastAsia="zh-Hans"/>
        </w:rPr>
        <w:t>检索人脸</w:t>
      </w:r>
      <w:r>
        <w:rPr>
          <w:rFonts w:hint="eastAsia"/>
        </w:rPr>
        <w:t>照片，</w:t>
      </w:r>
      <w:r>
        <w:rPr>
          <w:rFonts w:hint="eastAsia"/>
          <w:lang w:val="en-US" w:eastAsia="zh-Hans"/>
        </w:rPr>
        <w:t>设定相似度阈值，返回相似人脸及关联非机动车抓拍</w:t>
      </w:r>
      <w:r>
        <w:rPr>
          <w:rFonts w:hint="eastAsia"/>
        </w:rPr>
        <w:t>。</w:t>
      </w:r>
      <w:r>
        <w:rPr>
          <w:rFonts w:hint="eastAsia"/>
          <w:lang w:val="en-US" w:eastAsia="zh-Hans"/>
        </w:rPr>
        <w:t>数据来源包含：</w:t>
      </w:r>
      <w:r>
        <w:rPr>
          <w:rFonts w:hint="eastAsia"/>
        </w:rPr>
        <w:t>人脸抓拍、</w:t>
      </w:r>
      <w:r>
        <w:rPr>
          <w:rFonts w:hint="eastAsia"/>
          <w:lang w:val="en-US" w:eastAsia="zh-Hans"/>
        </w:rPr>
        <w:t>车辆结构化、车辆抓拍</w:t>
      </w:r>
      <w:r>
        <w:rPr>
          <w:rFonts w:hint="eastAsia"/>
          <w:lang w:eastAsia="zh-Hans"/>
        </w:rPr>
        <w:t>。</w:t>
      </w:r>
    </w:p>
    <w:p>
      <w:pPr>
        <w:pStyle w:val="8"/>
        <w:numPr>
          <w:ilvl w:val="-1"/>
          <w:numId w:val="0"/>
        </w:numPr>
        <w:ind w:left="0" w:firstLine="0"/>
        <w:outlineLvl w:val="4"/>
        <w:rPr>
          <w:rFonts w:hint="eastAsia"/>
          <w:lang w:val="en-US" w:eastAsia="zh-Hans"/>
        </w:rPr>
      </w:pPr>
      <w:r>
        <w:t>5.3.4.2.4</w:t>
      </w:r>
      <w:r>
        <w:rPr>
          <w:rFonts w:hint="eastAsia"/>
          <w:lang w:val="en-US" w:eastAsia="zh-Hans"/>
        </w:rPr>
        <w:t>人脸找证件</w:t>
      </w:r>
    </w:p>
    <w:p>
      <w:pPr>
        <w:ind w:firstLine="480" w:firstLineChars="0"/>
        <w:rPr>
          <w:rFonts w:hint="eastAsia"/>
          <w:lang w:eastAsia="zh-Hans"/>
        </w:rPr>
      </w:pPr>
      <w:r>
        <w:rPr>
          <w:rFonts w:hint="default"/>
        </w:rPr>
        <w:t>根据</w:t>
      </w:r>
      <w:r>
        <w:rPr>
          <w:rFonts w:hint="eastAsia"/>
          <w:lang w:val="en-US" w:eastAsia="zh-Hans"/>
        </w:rPr>
        <w:t>检索人脸</w:t>
      </w:r>
      <w:r>
        <w:rPr>
          <w:rFonts w:hint="eastAsia"/>
        </w:rPr>
        <w:t>照片，</w:t>
      </w:r>
      <w:r>
        <w:rPr>
          <w:rFonts w:hint="eastAsia"/>
          <w:lang w:val="en-US" w:eastAsia="zh-Hans"/>
        </w:rPr>
        <w:t>设定相似度阈值，返回相似人脸及关联证件类型及证件号码</w:t>
      </w:r>
      <w:r>
        <w:rPr>
          <w:rFonts w:hint="eastAsia"/>
        </w:rPr>
        <w:t>。</w:t>
      </w:r>
      <w:r>
        <w:rPr>
          <w:rFonts w:hint="eastAsia"/>
          <w:lang w:val="en-US" w:eastAsia="zh-Hans"/>
        </w:rPr>
        <w:t>数据来源包含：门禁</w:t>
      </w:r>
      <w:r>
        <w:rPr>
          <w:rFonts w:hint="eastAsia"/>
          <w:lang w:eastAsia="zh-Hans"/>
        </w:rPr>
        <w:t>。</w:t>
      </w:r>
    </w:p>
    <w:p>
      <w:pPr>
        <w:pStyle w:val="2"/>
        <w:rPr>
          <w:rFonts w:hint="eastAsia"/>
          <w:lang w:eastAsia="zh-Hans"/>
        </w:rPr>
      </w:pPr>
    </w:p>
    <w:p>
      <w:pPr>
        <w:rPr>
          <w:rFonts w:hint="eastAsia"/>
          <w:lang w:val="en-US" w:eastAsia="zh-Hans"/>
        </w:rPr>
      </w:pPr>
    </w:p>
    <w:p>
      <w:pPr>
        <w:pStyle w:val="2"/>
        <w:rPr>
          <w:rFonts w:hint="eastAsia"/>
          <w:lang w:eastAsia="zh-Hans"/>
        </w:rPr>
      </w:pPr>
    </w:p>
    <w:p>
      <w:pPr>
        <w:pStyle w:val="7"/>
        <w:numPr>
          <w:ilvl w:val="3"/>
          <w:numId w:val="0"/>
        </w:numPr>
        <w:outlineLvl w:val="3"/>
        <w:rPr>
          <w:rFonts w:hint="eastAsia"/>
          <w:lang w:val="en-US" w:eastAsia="zh-Hans"/>
        </w:rPr>
      </w:pPr>
      <w:r>
        <w:t>5.3.4.3</w:t>
      </w:r>
      <w:r>
        <w:rPr>
          <w:rFonts w:hint="eastAsia"/>
          <w:lang w:val="en-US" w:eastAsia="zh-Hans"/>
        </w:rPr>
        <w:t>功能流程</w:t>
      </w:r>
    </w:p>
    <w:p>
      <w:pPr>
        <w:rPr>
          <w:rFonts w:hint="eastAsia"/>
          <w:lang w:val="en-US" w:eastAsia="zh-Hans"/>
        </w:rPr>
      </w:pPr>
      <w:r>
        <w:drawing>
          <wp:inline distT="0" distB="0" distL="114300" distR="114300">
            <wp:extent cx="3280410" cy="3507740"/>
            <wp:effectExtent l="0" t="0" r="21590" b="22860"/>
            <wp:docPr id="7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8"/>
                    <pic:cNvPicPr>
                      <a:picLocks noChangeAspect="1"/>
                    </pic:cNvPicPr>
                  </pic:nvPicPr>
                  <pic:blipFill>
                    <a:blip r:embed="rId32"/>
                    <a:stretch>
                      <a:fillRect/>
                    </a:stretch>
                  </pic:blipFill>
                  <pic:spPr>
                    <a:xfrm>
                      <a:off x="0" y="0"/>
                      <a:ext cx="3280410" cy="3507740"/>
                    </a:xfrm>
                    <a:prstGeom prst="rect">
                      <a:avLst/>
                    </a:prstGeom>
                    <a:noFill/>
                    <a:ln w="9525">
                      <a:noFill/>
                    </a:ln>
                  </pic:spPr>
                </pic:pic>
              </a:graphicData>
            </a:graphic>
          </wp:inline>
        </w:drawing>
      </w:r>
    </w:p>
    <w:p>
      <w:pPr>
        <w:pStyle w:val="6"/>
        <w:numPr>
          <w:ilvl w:val="-1"/>
          <w:numId w:val="0"/>
        </w:numPr>
        <w:ind w:left="0" w:firstLine="0"/>
        <w:outlineLvl w:val="2"/>
        <w:rPr>
          <w:rFonts w:hint="eastAsia"/>
          <w:lang w:val="en-US" w:eastAsia="zh-Hans"/>
        </w:rPr>
      </w:pPr>
      <w:bookmarkStart w:id="151" w:name="_Toc200295792"/>
      <w:r>
        <w:t>5.3.5</w:t>
      </w:r>
      <w:r>
        <w:rPr>
          <w:rFonts w:hint="eastAsia"/>
          <w:lang w:val="en-US" w:eastAsia="zh-Hans"/>
        </w:rPr>
        <w:t>人体关联分析（无聚类）</w:t>
      </w:r>
      <w:bookmarkEnd w:id="151"/>
    </w:p>
    <w:p>
      <w:pPr>
        <w:pStyle w:val="7"/>
        <w:numPr>
          <w:ilvl w:val="3"/>
          <w:numId w:val="0"/>
        </w:numPr>
        <w:outlineLvl w:val="3"/>
        <w:rPr>
          <w:rFonts w:hint="eastAsia"/>
          <w:lang w:val="en-US" w:eastAsia="zh-Hans"/>
        </w:rPr>
      </w:pPr>
      <w:r>
        <w:t>5.3.5.1</w:t>
      </w:r>
      <w:r>
        <w:rPr>
          <w:rFonts w:hint="eastAsia"/>
          <w:lang w:val="en-US" w:eastAsia="zh-Hans"/>
        </w:rPr>
        <w:t>功能描述</w:t>
      </w:r>
    </w:p>
    <w:p>
      <w:pPr>
        <w:ind w:firstLine="480" w:firstLineChars="0"/>
        <w:rPr>
          <w:rFonts w:hint="eastAsia"/>
        </w:rPr>
      </w:pPr>
      <w:r>
        <w:rPr>
          <w:rFonts w:hint="default"/>
        </w:rPr>
        <w:t>通过待分析</w:t>
      </w:r>
      <w:r>
        <w:rPr>
          <w:rFonts w:hint="eastAsia"/>
          <w:lang w:val="en-US" w:eastAsia="zh-Hans"/>
        </w:rPr>
        <w:t>人体</w:t>
      </w:r>
      <w:r>
        <w:rPr>
          <w:rFonts w:hint="eastAsia"/>
        </w:rPr>
        <w:t>，</w:t>
      </w:r>
      <w:r>
        <w:rPr>
          <w:rFonts w:hint="default"/>
        </w:rPr>
        <w:t>挖掘</w:t>
      </w:r>
      <w:r>
        <w:rPr>
          <w:rFonts w:hint="eastAsia"/>
        </w:rPr>
        <w:t>检索关联的</w:t>
      </w:r>
      <w:r>
        <w:rPr>
          <w:rFonts w:hint="eastAsia"/>
          <w:lang w:val="en-US" w:eastAsia="zh-Hans"/>
        </w:rPr>
        <w:t>人脸、非机动车</w:t>
      </w:r>
      <w:r>
        <w:rPr>
          <w:rFonts w:hint="eastAsia"/>
        </w:rPr>
        <w:t>。系统关联分析建立</w:t>
      </w:r>
      <w:r>
        <w:rPr>
          <w:rFonts w:hint="eastAsia"/>
          <w:lang w:val="en-US" w:eastAsia="zh-Hans"/>
        </w:rPr>
        <w:t>关联</w:t>
      </w:r>
      <w:r>
        <w:rPr>
          <w:rFonts w:hint="eastAsia"/>
        </w:rPr>
        <w:t>，通过</w:t>
      </w:r>
      <w:r>
        <w:rPr>
          <w:rFonts w:hint="eastAsia"/>
          <w:lang w:val="en-US" w:eastAsia="zh-Hans"/>
        </w:rPr>
        <w:t>感知</w:t>
      </w:r>
      <w:r>
        <w:rPr>
          <w:rFonts w:hint="eastAsia"/>
        </w:rPr>
        <w:t>数据建立。</w:t>
      </w:r>
      <w:r>
        <w:rPr>
          <w:rFonts w:hint="eastAsia"/>
          <w:lang w:val="en-US" w:eastAsia="zh-Hans"/>
        </w:rPr>
        <w:t>以关系图或列表形式展示人体关联。可查看待分析人体与其关联要素的关联明细。支持多选将待分析要素加入我的线索，实现线索汇聚。</w:t>
      </w:r>
    </w:p>
    <w:p>
      <w:pPr>
        <w:ind w:firstLine="480" w:firstLineChars="0"/>
        <w:rPr>
          <w:rFonts w:hint="eastAsia"/>
          <w:lang w:val="en-US" w:eastAsia="zh-Hans"/>
        </w:rPr>
      </w:pPr>
    </w:p>
    <w:p>
      <w:pPr>
        <w:pStyle w:val="2"/>
        <w:ind w:left="0" w:leftChars="0" w:firstLine="0" w:firstLineChars="0"/>
        <w:rPr>
          <w:rFonts w:hint="eastAsia"/>
          <w:lang w:val="en-US" w:eastAsia="zh-Hans"/>
        </w:rPr>
      </w:pPr>
    </w:p>
    <w:p>
      <w:pPr>
        <w:pStyle w:val="7"/>
        <w:numPr>
          <w:ilvl w:val="3"/>
          <w:numId w:val="0"/>
        </w:numPr>
        <w:outlineLvl w:val="3"/>
        <w:rPr>
          <w:rFonts w:hint="eastAsia"/>
          <w:lang w:val="en-US" w:eastAsia="zh-Hans"/>
        </w:rPr>
      </w:pPr>
      <w:r>
        <w:t>5.3.5.2</w:t>
      </w:r>
      <w:r>
        <w:rPr>
          <w:rFonts w:hint="eastAsia"/>
          <w:lang w:val="en-US" w:eastAsia="zh-Hans"/>
        </w:rPr>
        <w:t>关联类型</w:t>
      </w:r>
    </w:p>
    <w:p>
      <w:pPr>
        <w:pStyle w:val="8"/>
        <w:numPr>
          <w:ilvl w:val="-1"/>
          <w:numId w:val="0"/>
        </w:numPr>
        <w:ind w:left="0" w:firstLine="0"/>
        <w:outlineLvl w:val="4"/>
        <w:rPr>
          <w:rFonts w:hint="eastAsia"/>
          <w:lang w:val="en-US" w:eastAsia="zh-Hans"/>
        </w:rPr>
      </w:pPr>
      <w:r>
        <w:t>5.3.5.2.1</w:t>
      </w:r>
      <w:r>
        <w:rPr>
          <w:rFonts w:hint="eastAsia"/>
          <w:lang w:val="en-US" w:eastAsia="zh-Hans"/>
        </w:rPr>
        <w:t>人体找人脸</w:t>
      </w:r>
    </w:p>
    <w:p>
      <w:pPr>
        <w:ind w:firstLine="480" w:firstLineChars="0"/>
        <w:rPr>
          <w:rFonts w:hint="eastAsia"/>
          <w:lang w:val="en-US" w:eastAsia="zh-Hans"/>
        </w:rPr>
      </w:pPr>
      <w:r>
        <w:rPr>
          <w:rFonts w:hint="default"/>
        </w:rPr>
        <w:t>根据</w:t>
      </w:r>
      <w:r>
        <w:rPr>
          <w:rFonts w:hint="eastAsia"/>
          <w:lang w:val="en-US" w:eastAsia="zh-Hans"/>
        </w:rPr>
        <w:t>检索人脸</w:t>
      </w:r>
      <w:r>
        <w:rPr>
          <w:rFonts w:hint="eastAsia"/>
        </w:rPr>
        <w:t>照片，</w:t>
      </w:r>
      <w:r>
        <w:rPr>
          <w:rFonts w:hint="eastAsia"/>
          <w:lang w:val="en-US" w:eastAsia="zh-Hans"/>
        </w:rPr>
        <w:t>设定相似度阈值，返回相似人体及关联人脸照片</w:t>
      </w:r>
      <w:r>
        <w:rPr>
          <w:rFonts w:hint="eastAsia"/>
        </w:rPr>
        <w:t>。</w:t>
      </w:r>
      <w:r>
        <w:rPr>
          <w:rFonts w:hint="eastAsia"/>
          <w:lang w:val="en-US" w:eastAsia="zh-Hans"/>
        </w:rPr>
        <w:t>数据来源包含：</w:t>
      </w:r>
      <w:r>
        <w:rPr>
          <w:rFonts w:hint="eastAsia"/>
        </w:rPr>
        <w:t>人脸抓拍、</w:t>
      </w:r>
      <w:r>
        <w:rPr>
          <w:rFonts w:hint="eastAsia"/>
          <w:lang w:val="en-US" w:eastAsia="zh-Hans"/>
        </w:rPr>
        <w:t>行人结构化、非机动车结构化</w:t>
      </w:r>
      <w:r>
        <w:rPr>
          <w:rFonts w:hint="eastAsia"/>
          <w:lang w:eastAsia="zh-Hans"/>
        </w:rPr>
        <w:t>。</w:t>
      </w:r>
    </w:p>
    <w:p>
      <w:pPr>
        <w:pStyle w:val="7"/>
        <w:numPr>
          <w:ilvl w:val="3"/>
          <w:numId w:val="0"/>
        </w:numPr>
        <w:outlineLvl w:val="3"/>
        <w:rPr>
          <w:rFonts w:hint="eastAsia"/>
          <w:lang w:val="en-US" w:eastAsia="zh-Hans"/>
        </w:rPr>
      </w:pPr>
      <w:r>
        <w:t>5.3.5.2</w:t>
      </w:r>
      <w:r>
        <w:rPr>
          <w:rFonts w:hint="eastAsia"/>
          <w:lang w:val="en-US" w:eastAsia="zh-Hans"/>
        </w:rPr>
        <w:t>人体找非机动车</w:t>
      </w:r>
    </w:p>
    <w:p>
      <w:pPr>
        <w:ind w:firstLine="480" w:firstLineChars="0"/>
        <w:rPr>
          <w:rFonts w:hint="eastAsia"/>
          <w:lang w:val="en-US" w:eastAsia="zh-Hans"/>
        </w:rPr>
      </w:pPr>
      <w:r>
        <w:rPr>
          <w:rFonts w:hint="default"/>
        </w:rPr>
        <w:t>根据</w:t>
      </w:r>
      <w:r>
        <w:rPr>
          <w:rFonts w:hint="eastAsia"/>
          <w:lang w:val="en-US" w:eastAsia="zh-Hans"/>
        </w:rPr>
        <w:t>检索人脸</w:t>
      </w:r>
      <w:r>
        <w:rPr>
          <w:rFonts w:hint="eastAsia"/>
        </w:rPr>
        <w:t>照片，</w:t>
      </w:r>
      <w:r>
        <w:rPr>
          <w:rFonts w:hint="eastAsia"/>
          <w:lang w:val="en-US" w:eastAsia="zh-Hans"/>
        </w:rPr>
        <w:t>设定相似度阈值，返回相似人体及关联人脸照片</w:t>
      </w:r>
      <w:r>
        <w:rPr>
          <w:rFonts w:hint="eastAsia"/>
        </w:rPr>
        <w:t>。</w:t>
      </w:r>
      <w:r>
        <w:rPr>
          <w:rFonts w:hint="eastAsia"/>
          <w:lang w:val="en-US" w:eastAsia="zh-Hans"/>
        </w:rPr>
        <w:t>数据来源包含：非机动车结构化</w:t>
      </w:r>
      <w:r>
        <w:rPr>
          <w:rFonts w:hint="eastAsia"/>
          <w:lang w:eastAsia="zh-Hans"/>
        </w:rPr>
        <w:t>。</w:t>
      </w:r>
    </w:p>
    <w:p>
      <w:pPr>
        <w:pStyle w:val="7"/>
        <w:numPr>
          <w:ilvl w:val="3"/>
          <w:numId w:val="0"/>
        </w:numPr>
        <w:outlineLvl w:val="3"/>
        <w:rPr>
          <w:rFonts w:hint="eastAsia"/>
          <w:lang w:val="en-US" w:eastAsia="zh-Hans"/>
        </w:rPr>
      </w:pPr>
      <w:r>
        <w:t>5.3.5.3</w:t>
      </w:r>
      <w:r>
        <w:rPr>
          <w:rFonts w:hint="eastAsia"/>
          <w:lang w:val="en-US" w:eastAsia="zh-Hans"/>
        </w:rPr>
        <w:t>功能流程</w:t>
      </w:r>
    </w:p>
    <w:p>
      <w:pPr>
        <w:rPr>
          <w:rFonts w:hint="eastAsia"/>
          <w:lang w:val="en-US" w:eastAsia="zh-Hans"/>
        </w:rPr>
      </w:pPr>
      <w:r>
        <w:drawing>
          <wp:inline distT="0" distB="0" distL="114300" distR="114300">
            <wp:extent cx="2234565" cy="3585210"/>
            <wp:effectExtent l="0" t="0" r="635" b="21590"/>
            <wp:docPr id="6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4"/>
                    <pic:cNvPicPr>
                      <a:picLocks noChangeAspect="1"/>
                    </pic:cNvPicPr>
                  </pic:nvPicPr>
                  <pic:blipFill>
                    <a:blip r:embed="rId33"/>
                    <a:stretch>
                      <a:fillRect/>
                    </a:stretch>
                  </pic:blipFill>
                  <pic:spPr>
                    <a:xfrm>
                      <a:off x="0" y="0"/>
                      <a:ext cx="2234565" cy="3585210"/>
                    </a:xfrm>
                    <a:prstGeom prst="rect">
                      <a:avLst/>
                    </a:prstGeom>
                    <a:noFill/>
                    <a:ln w="9525">
                      <a:noFill/>
                    </a:ln>
                  </pic:spPr>
                </pic:pic>
              </a:graphicData>
            </a:graphic>
          </wp:inline>
        </w:drawing>
      </w:r>
    </w:p>
    <w:p>
      <w:pPr>
        <w:pStyle w:val="2"/>
        <w:rPr>
          <w:rFonts w:hint="eastAsia"/>
          <w:lang w:val="en-US" w:eastAsia="zh-Hans"/>
        </w:rPr>
      </w:pPr>
    </w:p>
    <w:p>
      <w:pPr>
        <w:rPr>
          <w:rFonts w:hint="eastAsia"/>
          <w:lang w:val="en-US" w:eastAsia="zh-Hans"/>
        </w:rPr>
      </w:pPr>
    </w:p>
    <w:p>
      <w:pPr>
        <w:pStyle w:val="5"/>
        <w:numPr>
          <w:ilvl w:val="1"/>
          <w:numId w:val="0"/>
        </w:numPr>
        <w:ind w:leftChars="0"/>
      </w:pPr>
      <w:bookmarkStart w:id="152" w:name="_Toc1264501295"/>
      <w:r>
        <w:rPr>
          <w:rFonts w:hint="default"/>
        </w:rPr>
        <w:t>5.4</w:t>
      </w:r>
      <w:r>
        <w:rPr>
          <w:rFonts w:hint="eastAsia"/>
        </w:rPr>
        <w:t>轨迹分析</w:t>
      </w:r>
      <w:bookmarkEnd w:id="152"/>
    </w:p>
    <w:p>
      <w:pPr>
        <w:pStyle w:val="6"/>
        <w:numPr>
          <w:ilvl w:val="2"/>
          <w:numId w:val="0"/>
        </w:numPr>
        <w:bidi w:val="0"/>
        <w:ind w:leftChars="0"/>
      </w:pPr>
      <w:bookmarkStart w:id="153" w:name="_Toc975094353"/>
      <w:r>
        <w:t>5.4.1</w:t>
      </w:r>
      <w:r>
        <w:rPr>
          <w:rFonts w:hint="eastAsia"/>
          <w:lang w:val="en-US" w:eastAsia="zh-Hans"/>
        </w:rPr>
        <w:t>人脸轨迹分析</w:t>
      </w:r>
      <w:bookmarkEnd w:id="153"/>
    </w:p>
    <w:p>
      <w:pPr>
        <w:pStyle w:val="7"/>
        <w:numPr>
          <w:ilvl w:val="-1"/>
          <w:numId w:val="0"/>
        </w:numPr>
        <w:ind w:left="0" w:firstLine="0"/>
        <w:outlineLvl w:val="3"/>
        <w:rPr>
          <w:rFonts w:hint="eastAsia"/>
          <w:lang w:val="en-US" w:eastAsia="zh-Hans"/>
        </w:rPr>
      </w:pPr>
      <w:r>
        <w:t>5.4.1.1</w:t>
      </w:r>
      <w:r>
        <w:rPr>
          <w:rFonts w:hint="eastAsia"/>
          <w:lang w:val="en-US" w:eastAsia="zh-Hans"/>
        </w:rPr>
        <w:t>功能描述</w:t>
      </w:r>
    </w:p>
    <w:p>
      <w:pPr>
        <w:ind w:firstLine="480"/>
        <w:rPr>
          <w:rFonts w:hint="eastAsia"/>
        </w:rPr>
      </w:pPr>
      <w:r>
        <w:rPr>
          <w:rFonts w:hint="eastAsia"/>
        </w:rPr>
        <w:t>支持输入1张人脸照片，与人脸信息（包含人脸抓拍、行人结构化、非机动车结构化、车辆抓拍主副驾驶人脸）比对，检索目标人物活动记录，描绘目标人物活动动向并且查询目标人物的动向轨迹。</w:t>
      </w:r>
    </w:p>
    <w:p>
      <w:pPr>
        <w:numPr>
          <w:ilvl w:val="0"/>
          <w:numId w:val="7"/>
        </w:numPr>
        <w:ind w:left="420" w:hanging="420"/>
        <w:rPr>
          <w:rFonts w:hint="eastAsia"/>
        </w:rPr>
      </w:pPr>
      <w:r>
        <w:rPr>
          <w:rFonts w:hint="eastAsia"/>
        </w:rPr>
        <w:t>根据人脸照片、时间段、区域、相似度阈值、数据来源，搜索出目标人物经过的感知设备人脸照片</w:t>
      </w:r>
    </w:p>
    <w:p>
      <w:pPr>
        <w:numPr>
          <w:ilvl w:val="0"/>
          <w:numId w:val="7"/>
        </w:numPr>
        <w:ind w:left="420" w:hanging="420"/>
        <w:rPr>
          <w:rFonts w:hint="eastAsia"/>
        </w:rPr>
      </w:pPr>
      <w:r>
        <w:rPr>
          <w:rFonts w:hint="eastAsia"/>
          <w:lang w:val="en-US" w:eastAsia="zh-Hans"/>
        </w:rPr>
        <w:t>选择</w:t>
      </w:r>
      <w:r>
        <w:rPr>
          <w:rFonts w:hint="eastAsia"/>
        </w:rPr>
        <w:t>人脸照片后，在地图上直观显示人员经过的感知设备形成动向轨迹</w:t>
      </w:r>
    </w:p>
    <w:p>
      <w:pPr>
        <w:numPr>
          <w:ilvl w:val="0"/>
          <w:numId w:val="7"/>
        </w:numPr>
        <w:ind w:left="420" w:hanging="420"/>
        <w:rPr>
          <w:rFonts w:hint="eastAsia"/>
        </w:rPr>
      </w:pPr>
      <w:r>
        <w:rPr>
          <w:rFonts w:hint="eastAsia"/>
        </w:rPr>
        <w:t>轨迹明细展示经过的感知设备名称、设备编号、人脸图片、时间、相似度等信息</w:t>
      </w:r>
    </w:p>
    <w:p>
      <w:pPr>
        <w:numPr>
          <w:ilvl w:val="0"/>
          <w:numId w:val="7"/>
        </w:numPr>
        <w:ind w:left="420" w:hanging="420"/>
      </w:pPr>
      <w:r>
        <w:rPr>
          <w:rFonts w:hint="eastAsia"/>
        </w:rPr>
        <w:t>支持人脸轨迹在地图上动画播放</w:t>
      </w:r>
    </w:p>
    <w:p>
      <w:pPr>
        <w:pStyle w:val="7"/>
        <w:numPr>
          <w:ilvl w:val="-1"/>
          <w:numId w:val="0"/>
        </w:numPr>
        <w:bidi w:val="0"/>
        <w:ind w:left="0" w:leftChars="0" w:firstLine="0"/>
        <w:outlineLvl w:val="3"/>
      </w:pPr>
      <w:r>
        <w:t>5.4.1.2</w:t>
      </w:r>
      <w:r>
        <w:rPr>
          <w:rFonts w:hint="eastAsia"/>
          <w:lang w:val="en-US" w:eastAsia="zh-Hans"/>
        </w:rPr>
        <w:t>功能流程</w:t>
      </w:r>
    </w:p>
    <w:p>
      <w:pPr>
        <w:pStyle w:val="2"/>
        <w:ind w:left="0" w:leftChars="0" w:firstLine="0" w:firstLineChars="0"/>
      </w:pPr>
      <w:r>
        <w:drawing>
          <wp:inline distT="0" distB="0" distL="114300" distR="114300">
            <wp:extent cx="1205230" cy="3881120"/>
            <wp:effectExtent l="0" t="0" r="13970" b="5080"/>
            <wp:docPr id="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8"/>
                    <pic:cNvPicPr>
                      <a:picLocks noChangeAspect="1"/>
                    </pic:cNvPicPr>
                  </pic:nvPicPr>
                  <pic:blipFill>
                    <a:blip r:embed="rId34"/>
                    <a:stretch>
                      <a:fillRect/>
                    </a:stretch>
                  </pic:blipFill>
                  <pic:spPr>
                    <a:xfrm>
                      <a:off x="0" y="0"/>
                      <a:ext cx="1205230" cy="3881120"/>
                    </a:xfrm>
                    <a:prstGeom prst="rect">
                      <a:avLst/>
                    </a:prstGeom>
                    <a:noFill/>
                    <a:ln w="9525">
                      <a:noFill/>
                    </a:ln>
                  </pic:spPr>
                </pic:pic>
              </a:graphicData>
            </a:graphic>
          </wp:inline>
        </w:drawing>
      </w:r>
    </w:p>
    <w:p>
      <w:pPr>
        <w:pStyle w:val="6"/>
        <w:numPr>
          <w:ilvl w:val="2"/>
          <w:numId w:val="0"/>
        </w:numPr>
        <w:bidi w:val="0"/>
        <w:ind w:leftChars="0"/>
      </w:pPr>
      <w:bookmarkStart w:id="154" w:name="_Toc963080614"/>
      <w:r>
        <w:t>5.4.2</w:t>
      </w:r>
      <w:r>
        <w:rPr>
          <w:rFonts w:hint="eastAsia"/>
          <w:lang w:val="en-US" w:eastAsia="zh-Hans"/>
        </w:rPr>
        <w:t>人体轨迹分析</w:t>
      </w:r>
      <w:bookmarkEnd w:id="154"/>
    </w:p>
    <w:p>
      <w:pPr>
        <w:pStyle w:val="7"/>
        <w:numPr>
          <w:ilvl w:val="-1"/>
          <w:numId w:val="0"/>
        </w:numPr>
        <w:bidi w:val="0"/>
        <w:ind w:left="0" w:leftChars="0" w:firstLine="0"/>
        <w:outlineLvl w:val="3"/>
        <w:rPr>
          <w:rFonts w:hint="eastAsia"/>
          <w:lang w:val="en-US" w:eastAsia="zh-Hans"/>
        </w:rPr>
      </w:pPr>
      <w:r>
        <w:t>5.4.2.1</w:t>
      </w:r>
      <w:r>
        <w:rPr>
          <w:rFonts w:hint="eastAsia"/>
          <w:lang w:val="en-US" w:eastAsia="zh-Hans"/>
        </w:rPr>
        <w:t>功能描述</w:t>
      </w:r>
    </w:p>
    <w:p>
      <w:pPr>
        <w:pStyle w:val="2"/>
        <w:ind w:left="0" w:leftChars="0" w:firstLine="480" w:firstLineChars="0"/>
        <w:rPr>
          <w:rFonts w:hint="eastAsia"/>
          <w:lang w:val="en-US" w:eastAsia="zh-Hans"/>
        </w:rPr>
      </w:pPr>
      <w:r>
        <w:rPr>
          <w:rFonts w:hint="eastAsia"/>
          <w:lang w:val="en-US" w:eastAsia="zh-Hans"/>
        </w:rPr>
        <w:t>支持输入1张人体照片，与人体信息（包含人脸抓拍、行人结构化、非机动车结构化）比对，检索目标人物活动记录，描绘目标人物活动动向并且查询目标人物的动向轨迹。</w:t>
      </w:r>
    </w:p>
    <w:p>
      <w:pPr>
        <w:pStyle w:val="2"/>
        <w:numPr>
          <w:ilvl w:val="0"/>
          <w:numId w:val="7"/>
        </w:numPr>
        <w:ind w:left="420" w:leftChars="0" w:hanging="420" w:firstLineChars="0"/>
        <w:rPr>
          <w:rFonts w:hint="eastAsia"/>
          <w:lang w:val="en-US" w:eastAsia="zh-Hans"/>
        </w:rPr>
      </w:pPr>
      <w:r>
        <w:rPr>
          <w:rFonts w:hint="eastAsia"/>
          <w:lang w:val="en-US" w:eastAsia="zh-Hans"/>
        </w:rPr>
        <w:t>根据人体照片、时间段、区域、相似度阈值、数据来源，搜索出目标人物经过的感知设备人体照片</w:t>
      </w:r>
    </w:p>
    <w:p>
      <w:pPr>
        <w:pStyle w:val="2"/>
        <w:numPr>
          <w:ilvl w:val="0"/>
          <w:numId w:val="7"/>
        </w:numPr>
        <w:ind w:left="420" w:leftChars="0" w:hanging="420" w:firstLineChars="0"/>
        <w:rPr>
          <w:rFonts w:hint="eastAsia"/>
          <w:lang w:val="en-US" w:eastAsia="zh-Hans"/>
        </w:rPr>
      </w:pPr>
      <w:r>
        <w:rPr>
          <w:rFonts w:hint="eastAsia"/>
          <w:lang w:val="en-US" w:eastAsia="zh-Hans"/>
        </w:rPr>
        <w:t>选择人体照片后，在地图上直观显示人员经过的感知设备形成动向轨迹</w:t>
      </w:r>
    </w:p>
    <w:p>
      <w:pPr>
        <w:pStyle w:val="2"/>
        <w:numPr>
          <w:ilvl w:val="0"/>
          <w:numId w:val="7"/>
        </w:numPr>
        <w:ind w:left="420" w:leftChars="0" w:hanging="420" w:firstLineChars="0"/>
        <w:rPr>
          <w:rFonts w:hint="eastAsia"/>
          <w:lang w:val="en-US" w:eastAsia="zh-Hans"/>
        </w:rPr>
      </w:pPr>
      <w:r>
        <w:rPr>
          <w:rFonts w:hint="eastAsia"/>
          <w:lang w:val="en-US" w:eastAsia="zh-Hans"/>
        </w:rPr>
        <w:t>轨迹明细展示经过的感知设备名称、设备编号、人体图片、时间、相似度等信息</w:t>
      </w:r>
    </w:p>
    <w:p>
      <w:pPr>
        <w:pStyle w:val="2"/>
        <w:numPr>
          <w:ilvl w:val="0"/>
          <w:numId w:val="7"/>
        </w:numPr>
        <w:ind w:left="420" w:leftChars="0" w:hanging="420" w:firstLineChars="0"/>
        <w:rPr>
          <w:rFonts w:hint="eastAsia"/>
          <w:lang w:val="en-US" w:eastAsia="zh-Hans"/>
        </w:rPr>
      </w:pPr>
      <w:r>
        <w:rPr>
          <w:rFonts w:hint="eastAsia"/>
          <w:lang w:val="en-US" w:eastAsia="zh-Hans"/>
        </w:rPr>
        <w:t>支持人体轨迹在地图上动画播放</w:t>
      </w:r>
    </w:p>
    <w:p>
      <w:pPr>
        <w:pStyle w:val="7"/>
        <w:numPr>
          <w:ilvl w:val="-1"/>
          <w:numId w:val="0"/>
        </w:numPr>
        <w:bidi w:val="0"/>
        <w:ind w:left="0" w:leftChars="0" w:firstLine="0"/>
        <w:outlineLvl w:val="3"/>
        <w:rPr>
          <w:rFonts w:hint="eastAsia"/>
          <w:lang w:val="en-US" w:eastAsia="zh-Hans"/>
        </w:rPr>
      </w:pPr>
      <w:r>
        <w:t>5.4.2.1</w:t>
      </w:r>
      <w:r>
        <w:rPr>
          <w:rFonts w:hint="eastAsia"/>
          <w:lang w:val="en-US" w:eastAsia="zh-Hans"/>
        </w:rPr>
        <w:t>功能流程</w:t>
      </w:r>
    </w:p>
    <w:p>
      <w:pPr>
        <w:pStyle w:val="2"/>
        <w:numPr>
          <w:ilvl w:val="-1"/>
          <w:numId w:val="0"/>
        </w:numPr>
        <w:ind w:left="0" w:leftChars="0" w:firstLine="0" w:firstLineChars="0"/>
      </w:pPr>
      <w:r>
        <w:drawing>
          <wp:inline distT="0" distB="0" distL="114300" distR="114300">
            <wp:extent cx="1016000" cy="3582035"/>
            <wp:effectExtent l="0" t="0" r="0" b="24765"/>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35"/>
                    <a:stretch>
                      <a:fillRect/>
                    </a:stretch>
                  </pic:blipFill>
                  <pic:spPr>
                    <a:xfrm>
                      <a:off x="0" y="0"/>
                      <a:ext cx="1016000" cy="3582035"/>
                    </a:xfrm>
                    <a:prstGeom prst="rect">
                      <a:avLst/>
                    </a:prstGeom>
                    <a:noFill/>
                    <a:ln w="9525">
                      <a:noFill/>
                    </a:ln>
                  </pic:spPr>
                </pic:pic>
              </a:graphicData>
            </a:graphic>
          </wp:inline>
        </w:drawing>
      </w:r>
    </w:p>
    <w:p>
      <w:pPr>
        <w:pStyle w:val="6"/>
        <w:numPr>
          <w:ilvl w:val="2"/>
          <w:numId w:val="0"/>
        </w:numPr>
        <w:bidi w:val="0"/>
        <w:ind w:leftChars="0"/>
      </w:pPr>
      <w:bookmarkStart w:id="155" w:name="_Toc911632059"/>
      <w:r>
        <w:t>5.4.3</w:t>
      </w:r>
      <w:r>
        <w:rPr>
          <w:rFonts w:hint="eastAsia"/>
          <w:lang w:val="en-US" w:eastAsia="zh-Hans"/>
        </w:rPr>
        <w:t>人员轨迹分析</w:t>
      </w:r>
      <w:bookmarkEnd w:id="155"/>
    </w:p>
    <w:p>
      <w:pPr>
        <w:pStyle w:val="7"/>
        <w:numPr>
          <w:ilvl w:val="-1"/>
          <w:numId w:val="0"/>
        </w:numPr>
        <w:bidi w:val="0"/>
        <w:ind w:left="0" w:leftChars="0" w:firstLine="0"/>
        <w:outlineLvl w:val="3"/>
        <w:rPr>
          <w:rFonts w:hint="eastAsia"/>
          <w:lang w:val="en-US" w:eastAsia="zh-Hans"/>
        </w:rPr>
      </w:pPr>
      <w:r>
        <w:t>5.4.3.1</w:t>
      </w:r>
      <w:r>
        <w:rPr>
          <w:rFonts w:hint="eastAsia"/>
          <w:lang w:val="en-US" w:eastAsia="zh-Hans"/>
        </w:rPr>
        <w:t>功能描述</w:t>
      </w:r>
    </w:p>
    <w:p>
      <w:pPr>
        <w:ind w:firstLine="480"/>
        <w:rPr>
          <w:rFonts w:hint="eastAsia"/>
          <w:lang w:eastAsia="zh-Hans"/>
        </w:rPr>
      </w:pPr>
      <w:r>
        <w:rPr>
          <w:rFonts w:hint="eastAsia"/>
          <w:lang w:eastAsia="zh-Hans"/>
        </w:rPr>
        <w:t>支持输入1张人员照片或身份信息，与人员动态档案封面照或身份信息比对查询，描绘目标人物活动动向并且查询目标人物的动向轨迹。</w:t>
      </w:r>
    </w:p>
    <w:p>
      <w:pPr>
        <w:numPr>
          <w:ilvl w:val="0"/>
          <w:numId w:val="7"/>
        </w:numPr>
        <w:ind w:left="420" w:hanging="420"/>
        <w:rPr>
          <w:rFonts w:hint="eastAsia"/>
          <w:lang w:eastAsia="zh-Hans"/>
        </w:rPr>
      </w:pPr>
      <w:r>
        <w:rPr>
          <w:rFonts w:hint="eastAsia"/>
          <w:lang w:eastAsia="zh-Hans"/>
        </w:rPr>
        <w:t>根据身份信息或人员照片，算法类型、相似度阈值、数据来源，搜索出目标人物经过的感知设备人员照片</w:t>
      </w:r>
    </w:p>
    <w:p>
      <w:pPr>
        <w:numPr>
          <w:ilvl w:val="0"/>
          <w:numId w:val="7"/>
        </w:numPr>
        <w:ind w:left="420" w:hanging="420"/>
        <w:rPr>
          <w:rFonts w:hint="eastAsia"/>
          <w:lang w:eastAsia="zh-Hans"/>
        </w:rPr>
      </w:pPr>
      <w:r>
        <w:rPr>
          <w:rFonts w:hint="eastAsia"/>
          <w:lang w:val="en-US" w:eastAsia="zh-Hans"/>
        </w:rPr>
        <w:t>选择</w:t>
      </w:r>
      <w:r>
        <w:rPr>
          <w:rFonts w:hint="eastAsia"/>
          <w:lang w:eastAsia="zh-Hans"/>
        </w:rPr>
        <w:t>人员动态档案后，在地图上直观显示人员经过的感知设备形成动向轨迹</w:t>
      </w:r>
    </w:p>
    <w:p>
      <w:pPr>
        <w:numPr>
          <w:ilvl w:val="0"/>
          <w:numId w:val="7"/>
        </w:numPr>
        <w:ind w:left="420" w:hanging="420"/>
        <w:rPr>
          <w:rFonts w:hint="eastAsia"/>
          <w:lang w:eastAsia="zh-Hans"/>
        </w:rPr>
      </w:pPr>
      <w:r>
        <w:rPr>
          <w:rFonts w:hint="eastAsia"/>
          <w:lang w:eastAsia="zh-Hans"/>
        </w:rPr>
        <w:t>轨迹明细展示经过的感知设备名称、设备编号、人员图片、时间等信息</w:t>
      </w:r>
    </w:p>
    <w:p>
      <w:pPr>
        <w:numPr>
          <w:ilvl w:val="0"/>
          <w:numId w:val="7"/>
        </w:numPr>
        <w:ind w:left="420" w:hanging="420"/>
        <w:rPr>
          <w:rFonts w:hint="eastAsia"/>
          <w:lang w:val="en-US" w:eastAsia="zh-Hans"/>
        </w:rPr>
      </w:pPr>
      <w:r>
        <w:rPr>
          <w:rFonts w:hint="eastAsia"/>
          <w:lang w:eastAsia="zh-Hans"/>
        </w:rPr>
        <w:t>支持人员轨迹在地图上动画播放</w:t>
      </w:r>
    </w:p>
    <w:p>
      <w:pPr>
        <w:pStyle w:val="7"/>
        <w:numPr>
          <w:ilvl w:val="-1"/>
          <w:numId w:val="0"/>
        </w:numPr>
        <w:bidi w:val="0"/>
        <w:ind w:left="0" w:leftChars="0" w:firstLine="0"/>
        <w:outlineLvl w:val="3"/>
        <w:rPr>
          <w:rFonts w:hint="eastAsia"/>
          <w:lang w:val="en-US" w:eastAsia="zh-Hans"/>
        </w:rPr>
      </w:pPr>
      <w:r>
        <w:t>5.4.3.2</w:t>
      </w:r>
      <w:r>
        <w:rPr>
          <w:rFonts w:hint="eastAsia"/>
          <w:lang w:val="en-US" w:eastAsia="zh-Hans"/>
        </w:rPr>
        <w:t>功能流程</w:t>
      </w:r>
    </w:p>
    <w:p>
      <w:pPr>
        <w:pStyle w:val="2"/>
        <w:numPr>
          <w:ilvl w:val="-1"/>
          <w:numId w:val="0"/>
        </w:numPr>
        <w:ind w:left="0" w:leftChars="0" w:firstLine="0" w:firstLineChars="0"/>
      </w:pPr>
      <w:r>
        <w:drawing>
          <wp:inline distT="0" distB="0" distL="114300" distR="114300">
            <wp:extent cx="1814195" cy="3641725"/>
            <wp:effectExtent l="0" t="0" r="14605" b="15875"/>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36"/>
                    <a:stretch>
                      <a:fillRect/>
                    </a:stretch>
                  </pic:blipFill>
                  <pic:spPr>
                    <a:xfrm>
                      <a:off x="0" y="0"/>
                      <a:ext cx="1814195" cy="3641725"/>
                    </a:xfrm>
                    <a:prstGeom prst="rect">
                      <a:avLst/>
                    </a:prstGeom>
                    <a:noFill/>
                    <a:ln w="9525">
                      <a:noFill/>
                    </a:ln>
                  </pic:spPr>
                </pic:pic>
              </a:graphicData>
            </a:graphic>
          </wp:inline>
        </w:drawing>
      </w:r>
    </w:p>
    <w:p>
      <w:pPr>
        <w:pStyle w:val="6"/>
        <w:numPr>
          <w:ilvl w:val="2"/>
          <w:numId w:val="0"/>
        </w:numPr>
        <w:bidi w:val="0"/>
        <w:ind w:leftChars="0"/>
      </w:pPr>
      <w:bookmarkStart w:id="156" w:name="_Toc1651677915"/>
      <w:r>
        <w:t>5.4.4</w:t>
      </w:r>
      <w:r>
        <w:rPr>
          <w:rFonts w:hint="eastAsia"/>
          <w:lang w:val="en-US" w:eastAsia="zh-Hans"/>
        </w:rPr>
        <w:t>车辆轨迹分析</w:t>
      </w:r>
      <w:bookmarkEnd w:id="156"/>
    </w:p>
    <w:p>
      <w:pPr>
        <w:pStyle w:val="7"/>
        <w:numPr>
          <w:ilvl w:val="-1"/>
          <w:numId w:val="0"/>
        </w:numPr>
        <w:bidi w:val="0"/>
        <w:ind w:left="0" w:leftChars="0" w:firstLine="0"/>
        <w:outlineLvl w:val="3"/>
        <w:rPr>
          <w:rFonts w:hint="eastAsia"/>
          <w:lang w:val="en-US" w:eastAsia="zh-Hans"/>
        </w:rPr>
      </w:pPr>
      <w:r>
        <w:t>5.4.4.1</w:t>
      </w:r>
      <w:r>
        <w:rPr>
          <w:rFonts w:hint="eastAsia"/>
          <w:lang w:val="en-US" w:eastAsia="zh-Hans"/>
        </w:rPr>
        <w:t>功能描述</w:t>
      </w:r>
    </w:p>
    <w:p>
      <w:pPr>
        <w:ind w:firstLine="480"/>
        <w:rPr>
          <w:rFonts w:hint="eastAsia"/>
          <w:lang w:val="en-US" w:eastAsia="zh-Hans"/>
        </w:rPr>
      </w:pPr>
      <w:r>
        <w:rPr>
          <w:rFonts w:hint="eastAsia"/>
          <w:lang w:val="en-US" w:eastAsia="zh-Hans"/>
        </w:rPr>
        <w:t>支持输入机动车牌颜色及车牌号码，或上传车辆照片，查询车辆动态档案，描绘目标车辆活动动向并且查询目标车辆的动向轨迹。</w:t>
      </w:r>
    </w:p>
    <w:p>
      <w:pPr>
        <w:numPr>
          <w:ilvl w:val="0"/>
          <w:numId w:val="7"/>
        </w:numPr>
        <w:ind w:left="420" w:hanging="420"/>
        <w:rPr>
          <w:rFonts w:hint="eastAsia"/>
          <w:lang w:val="en-US" w:eastAsia="zh-Hans"/>
        </w:rPr>
      </w:pPr>
      <w:r>
        <w:rPr>
          <w:rFonts w:hint="eastAsia"/>
          <w:lang w:val="en-US" w:eastAsia="zh-Hans"/>
        </w:rPr>
        <w:t>根据机动车牌颜色及号码，搜索出目标车辆经过的感知设备照片</w:t>
      </w:r>
    </w:p>
    <w:p>
      <w:pPr>
        <w:numPr>
          <w:ilvl w:val="0"/>
          <w:numId w:val="7"/>
        </w:numPr>
        <w:ind w:left="420" w:hanging="420"/>
        <w:rPr>
          <w:rFonts w:hint="eastAsia"/>
          <w:lang w:val="en-US" w:eastAsia="zh-Hans"/>
        </w:rPr>
      </w:pPr>
      <w:r>
        <w:rPr>
          <w:rFonts w:hint="eastAsia"/>
          <w:lang w:val="en-US" w:eastAsia="zh-Hans"/>
        </w:rPr>
        <w:t>轨迹明细展示经过的感知设备名称、设备编号、车辆图片、车牌颜色、车牌号、时间等信息</w:t>
      </w:r>
    </w:p>
    <w:p>
      <w:pPr>
        <w:numPr>
          <w:ilvl w:val="0"/>
          <w:numId w:val="7"/>
        </w:numPr>
        <w:ind w:left="420" w:hanging="420"/>
        <w:rPr>
          <w:rFonts w:hint="eastAsia"/>
          <w:lang w:val="en-US" w:eastAsia="zh-Hans"/>
        </w:rPr>
      </w:pPr>
      <w:r>
        <w:rPr>
          <w:rFonts w:hint="eastAsia"/>
          <w:lang w:val="en-US" w:eastAsia="zh-Hans"/>
        </w:rPr>
        <w:t>支持车辆轨迹在地图上动画播放</w:t>
      </w:r>
    </w:p>
    <w:p>
      <w:pPr>
        <w:pStyle w:val="7"/>
        <w:numPr>
          <w:ilvl w:val="-1"/>
          <w:numId w:val="0"/>
        </w:numPr>
        <w:bidi w:val="0"/>
        <w:ind w:left="0" w:leftChars="0" w:firstLine="0"/>
        <w:outlineLvl w:val="3"/>
        <w:rPr>
          <w:rFonts w:hint="eastAsia"/>
          <w:lang w:val="en-US" w:eastAsia="zh-Hans"/>
        </w:rPr>
      </w:pPr>
      <w:r>
        <w:t>5.4.4.2</w:t>
      </w:r>
      <w:r>
        <w:rPr>
          <w:rFonts w:hint="eastAsia"/>
          <w:lang w:val="en-US" w:eastAsia="zh-Hans"/>
        </w:rPr>
        <w:t>功能流程</w:t>
      </w:r>
    </w:p>
    <w:p>
      <w:pPr>
        <w:pStyle w:val="2"/>
        <w:numPr>
          <w:ilvl w:val="-1"/>
          <w:numId w:val="0"/>
        </w:numPr>
        <w:ind w:left="0" w:leftChars="0" w:firstLine="0" w:firstLineChars="0"/>
      </w:pPr>
      <w:r>
        <w:drawing>
          <wp:inline distT="0" distB="0" distL="114300" distR="114300">
            <wp:extent cx="2601595" cy="2881630"/>
            <wp:effectExtent l="0" t="0" r="14605" b="1397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37"/>
                    <a:stretch>
                      <a:fillRect/>
                    </a:stretch>
                  </pic:blipFill>
                  <pic:spPr>
                    <a:xfrm>
                      <a:off x="0" y="0"/>
                      <a:ext cx="2601595" cy="2881630"/>
                    </a:xfrm>
                    <a:prstGeom prst="rect">
                      <a:avLst/>
                    </a:prstGeom>
                    <a:noFill/>
                    <a:ln w="9525">
                      <a:noFill/>
                    </a:ln>
                  </pic:spPr>
                </pic:pic>
              </a:graphicData>
            </a:graphic>
          </wp:inline>
        </w:drawing>
      </w:r>
    </w:p>
    <w:p>
      <w:pPr>
        <w:pStyle w:val="6"/>
        <w:numPr>
          <w:ilvl w:val="2"/>
          <w:numId w:val="0"/>
        </w:numPr>
        <w:bidi w:val="0"/>
        <w:ind w:leftChars="0"/>
      </w:pPr>
      <w:bookmarkStart w:id="157" w:name="_Toc1377096283"/>
      <w:r>
        <w:t>5.4.5</w:t>
      </w:r>
      <w:r>
        <w:rPr>
          <w:rFonts w:hint="eastAsia"/>
          <w:lang w:val="en-US" w:eastAsia="zh-Hans"/>
        </w:rPr>
        <w:t>侦码轨迹分析</w:t>
      </w:r>
      <w:bookmarkEnd w:id="157"/>
    </w:p>
    <w:p>
      <w:pPr>
        <w:pStyle w:val="7"/>
        <w:numPr>
          <w:ilvl w:val="-1"/>
          <w:numId w:val="0"/>
        </w:numPr>
        <w:bidi w:val="0"/>
        <w:ind w:left="0" w:leftChars="0" w:firstLine="0"/>
        <w:outlineLvl w:val="3"/>
        <w:rPr>
          <w:rFonts w:hint="eastAsia"/>
          <w:lang w:val="en-US" w:eastAsia="zh-Hans"/>
        </w:rPr>
      </w:pPr>
      <w:r>
        <w:t>5.4.5.1</w:t>
      </w:r>
      <w:r>
        <w:rPr>
          <w:rFonts w:hint="eastAsia"/>
          <w:lang w:val="en-US" w:eastAsia="zh-Hans"/>
        </w:rPr>
        <w:t>功能描述</w:t>
      </w:r>
    </w:p>
    <w:p>
      <w:pPr>
        <w:ind w:firstLine="480"/>
        <w:rPr>
          <w:rFonts w:hint="eastAsia"/>
          <w:lang w:eastAsia="zh-Hans"/>
        </w:rPr>
      </w:pPr>
      <w:r>
        <w:rPr>
          <w:rFonts w:hint="eastAsia"/>
          <w:lang w:eastAsia="zh-Hans"/>
        </w:rPr>
        <w:t>支持输入侦码类型（包括手机号、MAC、IMSI、IMEI）及侦码值，查询侦码动态档案，描绘目标侦码活动动向并且查询目标侦码的动向轨迹。</w:t>
      </w:r>
    </w:p>
    <w:p>
      <w:pPr>
        <w:numPr>
          <w:ilvl w:val="0"/>
          <w:numId w:val="7"/>
        </w:numPr>
        <w:ind w:left="420" w:hanging="420"/>
        <w:rPr>
          <w:rFonts w:hint="eastAsia"/>
          <w:lang w:eastAsia="zh-Hans"/>
        </w:rPr>
      </w:pPr>
      <w:r>
        <w:rPr>
          <w:rFonts w:hint="eastAsia"/>
          <w:lang w:eastAsia="zh-Hans"/>
        </w:rPr>
        <w:t>轨迹明细展示经过的感知设备名称、设备编号、侦码类型、侦码值、时间等信息</w:t>
      </w:r>
    </w:p>
    <w:p>
      <w:pPr>
        <w:numPr>
          <w:ilvl w:val="0"/>
          <w:numId w:val="7"/>
        </w:numPr>
        <w:ind w:left="420" w:hanging="420"/>
        <w:rPr>
          <w:rFonts w:hint="eastAsia"/>
          <w:lang w:val="en-US" w:eastAsia="zh-Hans"/>
        </w:rPr>
      </w:pPr>
      <w:r>
        <w:rPr>
          <w:rFonts w:hint="eastAsia"/>
          <w:lang w:eastAsia="zh-Hans"/>
        </w:rPr>
        <w:t>支持侦码轨迹在地图上动画播放</w:t>
      </w:r>
    </w:p>
    <w:p>
      <w:pPr>
        <w:pStyle w:val="7"/>
        <w:numPr>
          <w:ilvl w:val="-1"/>
          <w:numId w:val="0"/>
        </w:numPr>
        <w:bidi w:val="0"/>
        <w:ind w:left="0" w:leftChars="0" w:firstLine="0"/>
        <w:outlineLvl w:val="3"/>
        <w:rPr>
          <w:rFonts w:hint="eastAsia"/>
          <w:lang w:val="en-US" w:eastAsia="zh-Hans"/>
        </w:rPr>
      </w:pPr>
      <w:r>
        <w:t>5.4.5.2</w:t>
      </w:r>
      <w:r>
        <w:rPr>
          <w:rFonts w:hint="eastAsia"/>
          <w:lang w:val="en-US" w:eastAsia="zh-Hans"/>
        </w:rPr>
        <w:t>功能流程</w:t>
      </w:r>
    </w:p>
    <w:p>
      <w:pPr>
        <w:pStyle w:val="2"/>
        <w:numPr>
          <w:ilvl w:val="-1"/>
          <w:numId w:val="0"/>
        </w:numPr>
        <w:ind w:left="0" w:leftChars="0" w:firstLine="0" w:firstLineChars="0"/>
      </w:pPr>
      <w:r>
        <w:drawing>
          <wp:inline distT="0" distB="0" distL="114300" distR="114300">
            <wp:extent cx="949960" cy="3528695"/>
            <wp:effectExtent l="0" t="0" r="15240" b="1905"/>
            <wp:docPr id="5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3"/>
                    <pic:cNvPicPr>
                      <a:picLocks noChangeAspect="1"/>
                    </pic:cNvPicPr>
                  </pic:nvPicPr>
                  <pic:blipFill>
                    <a:blip r:embed="rId38"/>
                    <a:stretch>
                      <a:fillRect/>
                    </a:stretch>
                  </pic:blipFill>
                  <pic:spPr>
                    <a:xfrm>
                      <a:off x="0" y="0"/>
                      <a:ext cx="949960" cy="3528695"/>
                    </a:xfrm>
                    <a:prstGeom prst="rect">
                      <a:avLst/>
                    </a:prstGeom>
                    <a:noFill/>
                    <a:ln w="9525">
                      <a:noFill/>
                    </a:ln>
                  </pic:spPr>
                </pic:pic>
              </a:graphicData>
            </a:graphic>
          </wp:inline>
        </w:drawing>
      </w:r>
    </w:p>
    <w:p>
      <w:pPr>
        <w:pStyle w:val="2"/>
        <w:numPr>
          <w:ilvl w:val="-1"/>
          <w:numId w:val="0"/>
        </w:numPr>
        <w:ind w:left="0" w:leftChars="0" w:firstLine="0" w:firstLineChars="0"/>
      </w:pPr>
    </w:p>
    <w:p>
      <w:pPr>
        <w:pStyle w:val="5"/>
        <w:numPr>
          <w:ilvl w:val="1"/>
          <w:numId w:val="0"/>
        </w:numPr>
        <w:ind w:leftChars="0"/>
      </w:pPr>
      <w:bookmarkStart w:id="158" w:name="_Toc1425964662"/>
      <w:r>
        <w:rPr>
          <w:rFonts w:hint="default"/>
        </w:rPr>
        <w:t>5.5</w:t>
      </w:r>
      <w:r>
        <w:rPr>
          <w:rFonts w:hint="eastAsia"/>
          <w:lang w:val="en-US" w:eastAsia="zh-Hans"/>
        </w:rPr>
        <w:t>碰撞</w:t>
      </w:r>
      <w:r>
        <w:rPr>
          <w:rFonts w:hint="eastAsia"/>
        </w:rPr>
        <w:t>分析</w:t>
      </w:r>
      <w:bookmarkEnd w:id="158"/>
    </w:p>
    <w:p>
      <w:pPr>
        <w:pStyle w:val="6"/>
        <w:numPr>
          <w:ilvl w:val="2"/>
          <w:numId w:val="0"/>
        </w:numPr>
        <w:bidi w:val="0"/>
        <w:ind w:leftChars="0"/>
        <w:rPr>
          <w:rFonts w:hint="eastAsia"/>
          <w:lang w:val="en-US" w:eastAsia="zh-Hans"/>
        </w:rPr>
      </w:pPr>
      <w:bookmarkStart w:id="159" w:name="_Toc270573714"/>
      <w:r>
        <w:t>5.5.1</w:t>
      </w:r>
      <w:r>
        <w:rPr>
          <w:rFonts w:hint="eastAsia"/>
          <w:lang w:val="en-US" w:eastAsia="zh-Hans"/>
        </w:rPr>
        <w:t>时空碰撞</w:t>
      </w:r>
      <w:bookmarkEnd w:id="159"/>
    </w:p>
    <w:p>
      <w:pPr>
        <w:pStyle w:val="7"/>
        <w:numPr>
          <w:ilvl w:val="-1"/>
          <w:numId w:val="0"/>
        </w:numPr>
        <w:bidi w:val="0"/>
        <w:ind w:left="0" w:leftChars="0" w:firstLine="0"/>
        <w:outlineLvl w:val="3"/>
        <w:rPr>
          <w:rFonts w:hint="eastAsia"/>
          <w:lang w:val="en-US" w:eastAsia="zh-Hans"/>
        </w:rPr>
      </w:pPr>
      <w:r>
        <w:t>5.5.1.1</w:t>
      </w:r>
      <w:r>
        <w:rPr>
          <w:rFonts w:hint="eastAsia"/>
          <w:lang w:val="en-US" w:eastAsia="zh-Hans"/>
        </w:rPr>
        <w:t>人员时空碰撞</w:t>
      </w:r>
    </w:p>
    <w:p>
      <w:pPr>
        <w:pStyle w:val="8"/>
        <w:numPr>
          <w:ilvl w:val="-1"/>
          <w:numId w:val="0"/>
        </w:numPr>
        <w:ind w:left="0" w:firstLine="0"/>
        <w:outlineLvl w:val="4"/>
        <w:rPr>
          <w:rFonts w:hint="eastAsia"/>
          <w:lang w:val="en-US" w:eastAsia="zh-Hans"/>
        </w:rPr>
      </w:pPr>
      <w:r>
        <w:t>5.5.1.1.1</w:t>
      </w:r>
      <w:r>
        <w:rPr>
          <w:rFonts w:hint="eastAsia"/>
          <w:lang w:val="en-US" w:eastAsia="zh-Hans"/>
        </w:rPr>
        <w:t>功能描述</w:t>
      </w:r>
    </w:p>
    <w:p>
      <w:pPr>
        <w:ind w:firstLine="480" w:firstLineChars="0"/>
        <w:rPr>
          <w:rFonts w:hint="default"/>
        </w:rPr>
      </w:pPr>
      <w:r>
        <w:rPr>
          <w:rFonts w:hint="eastAsia"/>
        </w:rPr>
        <w:t>根据时空条件输入，分析符合在多个时间、区域范围条件内的人员集合，返回符合条件的人员</w:t>
      </w:r>
      <w:r>
        <w:rPr>
          <w:rFonts w:hint="eastAsia"/>
          <w:lang w:val="en-US" w:eastAsia="zh-Hans"/>
        </w:rPr>
        <w:t>档案列表</w:t>
      </w:r>
    </w:p>
    <w:p>
      <w:pPr>
        <w:pStyle w:val="2"/>
        <w:ind w:left="0" w:leftChars="0" w:firstLine="480" w:firstLineChars="0"/>
      </w:pPr>
      <w:r>
        <w:t>▲输入前：支持新增、删除时空条件，支持对单一时空条件的修改。</w:t>
      </w:r>
    </w:p>
    <w:p>
      <w:pPr>
        <w:pStyle w:val="2"/>
        <w:ind w:left="0" w:leftChars="0" w:firstLine="480" w:firstLineChars="0"/>
      </w:pPr>
      <w:r>
        <w:t>▲输入中：</w:t>
      </w:r>
    </w:p>
    <w:tbl>
      <w:tblPr>
        <w:tblStyle w:val="37"/>
        <w:tblW w:w="885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445"/>
        <w:gridCol w:w="767"/>
        <w:gridCol w:w="1173"/>
        <w:gridCol w:w="872"/>
        <w:gridCol w:w="541"/>
        <w:gridCol w:w="1519"/>
        <w:gridCol w:w="1895"/>
        <w:gridCol w:w="16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40" w:hRule="atLeast"/>
        </w:trPr>
        <w:tc>
          <w:tcPr>
            <w:tcW w:w="4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序号</w:t>
            </w:r>
          </w:p>
        </w:tc>
        <w:tc>
          <w:tcPr>
            <w:tcW w:w="76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数据项内部标识</w:t>
            </w:r>
          </w:p>
        </w:tc>
        <w:tc>
          <w:tcPr>
            <w:tcW w:w="117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数据项中文名称</w:t>
            </w:r>
          </w:p>
        </w:tc>
        <w:tc>
          <w:tcPr>
            <w:tcW w:w="87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方式</w:t>
            </w:r>
          </w:p>
        </w:tc>
        <w:tc>
          <w:tcPr>
            <w:tcW w:w="54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是否必选</w:t>
            </w:r>
          </w:p>
        </w:tc>
        <w:tc>
          <w:tcPr>
            <w:tcW w:w="151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值域</w:t>
            </w:r>
          </w:p>
        </w:tc>
        <w:tc>
          <w:tcPr>
            <w:tcW w:w="189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限制条件</w:t>
            </w:r>
          </w:p>
        </w:tc>
        <w:tc>
          <w:tcPr>
            <w:tcW w:w="163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80" w:hRule="atLeast"/>
        </w:trPr>
        <w:tc>
          <w:tcPr>
            <w:tcW w:w="4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1</w:t>
            </w:r>
          </w:p>
        </w:tc>
        <w:tc>
          <w:tcPr>
            <w:tcW w:w="767" w:type="dxa"/>
            <w:shd w:val="clear" w:color="auto" w:fill="auto"/>
            <w:vAlign w:val="center"/>
          </w:tcPr>
          <w:p>
            <w:pPr>
              <w:rPr>
                <w:rFonts w:hint="eastAsia" w:ascii="宋体" w:hAnsi="宋体" w:eastAsia="宋体" w:cs="宋体"/>
                <w:i w:val="0"/>
                <w:color w:val="000000"/>
                <w:sz w:val="18"/>
                <w:szCs w:val="18"/>
                <w:u w:val="none"/>
              </w:rPr>
            </w:pPr>
          </w:p>
        </w:tc>
        <w:tc>
          <w:tcPr>
            <w:tcW w:w="117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时间范围-开始时间</w:t>
            </w:r>
          </w:p>
        </w:tc>
        <w:tc>
          <w:tcPr>
            <w:tcW w:w="87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时间组件</w:t>
            </w:r>
          </w:p>
        </w:tc>
        <w:tc>
          <w:tcPr>
            <w:tcW w:w="54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R</w:t>
            </w:r>
          </w:p>
        </w:tc>
        <w:tc>
          <w:tcPr>
            <w:tcW w:w="1519" w:type="dxa"/>
            <w:shd w:val="clear" w:color="auto" w:fill="auto"/>
            <w:vAlign w:val="center"/>
          </w:tcPr>
          <w:p>
            <w:pPr>
              <w:rPr>
                <w:rFonts w:hint="eastAsia" w:ascii="宋体" w:hAnsi="宋体" w:eastAsia="宋体" w:cs="宋体"/>
                <w:i w:val="0"/>
                <w:color w:val="000000"/>
                <w:sz w:val="18"/>
                <w:szCs w:val="18"/>
                <w:u w:val="none"/>
              </w:rPr>
            </w:pPr>
          </w:p>
        </w:tc>
        <w:tc>
          <w:tcPr>
            <w:tcW w:w="1895" w:type="dxa"/>
            <w:vMerge w:val="restart"/>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开始时间及结束时间跨度≤</w:t>
            </w:r>
            <w:r>
              <w:rPr>
                <w:rFonts w:hint="default" w:ascii="宋体" w:hAnsi="宋体" w:eastAsia="宋体" w:cs="宋体"/>
                <w:i w:val="0"/>
                <w:color w:val="000000"/>
                <w:kern w:val="0"/>
                <w:sz w:val="18"/>
                <w:szCs w:val="18"/>
                <w:u w:val="none"/>
                <w:lang w:eastAsia="zh-CN" w:bidi="ar"/>
              </w:rPr>
              <w:t>72</w:t>
            </w:r>
            <w:r>
              <w:rPr>
                <w:rFonts w:hint="eastAsia" w:ascii="宋体" w:hAnsi="宋体" w:eastAsia="宋体" w:cs="宋体"/>
                <w:i w:val="0"/>
                <w:color w:val="000000"/>
                <w:kern w:val="0"/>
                <w:sz w:val="18"/>
                <w:szCs w:val="18"/>
                <w:u w:val="none"/>
                <w:lang w:val="en-US" w:eastAsia="zh-CN" w:bidi="ar"/>
              </w:rPr>
              <w:t>小时</w:t>
            </w:r>
          </w:p>
        </w:tc>
        <w:tc>
          <w:tcPr>
            <w:tcW w:w="1639" w:type="dxa"/>
            <w:shd w:val="clear" w:color="auto" w:fill="auto"/>
            <w:vAlign w:val="center"/>
          </w:tcPr>
          <w:p>
            <w:pPr>
              <w:rPr>
                <w:rFonts w:hint="eastAsia" w:ascii="宋体" w:hAnsi="宋体" w:eastAsia="宋体" w:cs="宋体"/>
                <w:i w:val="0"/>
                <w:color w:val="000000"/>
                <w:sz w:val="18"/>
                <w:szCs w:val="18"/>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060" w:hRule="atLeast"/>
        </w:trPr>
        <w:tc>
          <w:tcPr>
            <w:tcW w:w="4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2</w:t>
            </w:r>
          </w:p>
        </w:tc>
        <w:tc>
          <w:tcPr>
            <w:tcW w:w="767" w:type="dxa"/>
            <w:shd w:val="clear" w:color="auto" w:fill="auto"/>
            <w:vAlign w:val="center"/>
          </w:tcPr>
          <w:p>
            <w:pPr>
              <w:rPr>
                <w:rFonts w:hint="eastAsia" w:ascii="宋体" w:hAnsi="宋体" w:eastAsia="宋体" w:cs="宋体"/>
                <w:i w:val="0"/>
                <w:color w:val="000000"/>
                <w:sz w:val="18"/>
                <w:szCs w:val="18"/>
                <w:u w:val="none"/>
              </w:rPr>
            </w:pPr>
          </w:p>
        </w:tc>
        <w:tc>
          <w:tcPr>
            <w:tcW w:w="117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时间范围-结束时间</w:t>
            </w:r>
          </w:p>
        </w:tc>
        <w:tc>
          <w:tcPr>
            <w:tcW w:w="87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时间组件</w:t>
            </w:r>
          </w:p>
        </w:tc>
        <w:tc>
          <w:tcPr>
            <w:tcW w:w="54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R</w:t>
            </w:r>
          </w:p>
        </w:tc>
        <w:tc>
          <w:tcPr>
            <w:tcW w:w="1519" w:type="dxa"/>
            <w:shd w:val="clear" w:color="auto" w:fill="auto"/>
            <w:vAlign w:val="center"/>
          </w:tcPr>
          <w:p>
            <w:pPr>
              <w:rPr>
                <w:rFonts w:hint="eastAsia" w:ascii="宋体" w:hAnsi="宋体" w:eastAsia="宋体" w:cs="宋体"/>
                <w:i w:val="0"/>
                <w:color w:val="000000"/>
                <w:sz w:val="18"/>
                <w:szCs w:val="18"/>
                <w:u w:val="none"/>
              </w:rPr>
            </w:pPr>
          </w:p>
        </w:tc>
        <w:tc>
          <w:tcPr>
            <w:tcW w:w="1895" w:type="dxa"/>
            <w:vMerge w:val="continue"/>
            <w:shd w:val="clear" w:color="auto" w:fill="auto"/>
            <w:vAlign w:val="center"/>
          </w:tcPr>
          <w:p>
            <w:pPr>
              <w:jc w:val="center"/>
              <w:rPr>
                <w:rFonts w:hint="eastAsia" w:ascii="宋体" w:hAnsi="宋体" w:eastAsia="宋体" w:cs="宋体"/>
                <w:i w:val="0"/>
                <w:color w:val="000000"/>
                <w:sz w:val="18"/>
                <w:szCs w:val="18"/>
                <w:u w:val="none"/>
              </w:rPr>
            </w:pPr>
          </w:p>
        </w:tc>
        <w:tc>
          <w:tcPr>
            <w:tcW w:w="1639" w:type="dxa"/>
            <w:shd w:val="clear" w:color="auto" w:fill="auto"/>
            <w:vAlign w:val="center"/>
          </w:tcPr>
          <w:p>
            <w:pPr>
              <w:rPr>
                <w:rFonts w:hint="eastAsia" w:ascii="宋体" w:hAnsi="宋体" w:eastAsia="宋体" w:cs="宋体"/>
                <w:i w:val="0"/>
                <w:color w:val="000000"/>
                <w:sz w:val="18"/>
                <w:szCs w:val="18"/>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40" w:hRule="atLeast"/>
        </w:trPr>
        <w:tc>
          <w:tcPr>
            <w:tcW w:w="4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3</w:t>
            </w:r>
          </w:p>
        </w:tc>
        <w:tc>
          <w:tcPr>
            <w:tcW w:w="767" w:type="dxa"/>
            <w:shd w:val="clear" w:color="auto" w:fill="auto"/>
            <w:vAlign w:val="center"/>
          </w:tcPr>
          <w:p>
            <w:pPr>
              <w:rPr>
                <w:rFonts w:hint="eastAsia" w:ascii="宋体" w:hAnsi="宋体" w:eastAsia="宋体" w:cs="宋体"/>
                <w:i w:val="0"/>
                <w:color w:val="000000"/>
                <w:sz w:val="18"/>
                <w:szCs w:val="18"/>
                <w:u w:val="none"/>
              </w:rPr>
            </w:pPr>
          </w:p>
        </w:tc>
        <w:tc>
          <w:tcPr>
            <w:tcW w:w="117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选择区域</w:t>
            </w:r>
          </w:p>
        </w:tc>
        <w:tc>
          <w:tcPr>
            <w:tcW w:w="87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地图标注</w:t>
            </w:r>
          </w:p>
        </w:tc>
        <w:tc>
          <w:tcPr>
            <w:tcW w:w="54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R/O</w:t>
            </w:r>
          </w:p>
        </w:tc>
        <w:tc>
          <w:tcPr>
            <w:tcW w:w="151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线选、框选、圈选、自定义多边形选择</w:t>
            </w:r>
          </w:p>
        </w:tc>
        <w:tc>
          <w:tcPr>
            <w:tcW w:w="189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根据地图标注选择范围内设备</w:t>
            </w:r>
          </w:p>
        </w:tc>
        <w:tc>
          <w:tcPr>
            <w:tcW w:w="163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可清空地图标注重新选择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70" w:hRule="atLeast"/>
        </w:trPr>
        <w:tc>
          <w:tcPr>
            <w:tcW w:w="4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4</w:t>
            </w:r>
          </w:p>
        </w:tc>
        <w:tc>
          <w:tcPr>
            <w:tcW w:w="767" w:type="dxa"/>
            <w:shd w:val="clear" w:color="auto" w:fill="auto"/>
            <w:vAlign w:val="center"/>
          </w:tcPr>
          <w:p>
            <w:pPr>
              <w:rPr>
                <w:rFonts w:hint="eastAsia" w:ascii="宋体" w:hAnsi="宋体" w:eastAsia="宋体" w:cs="宋体"/>
                <w:i w:val="0"/>
                <w:color w:val="000000"/>
                <w:sz w:val="18"/>
                <w:szCs w:val="18"/>
                <w:u w:val="none"/>
              </w:rPr>
            </w:pPr>
          </w:p>
        </w:tc>
        <w:tc>
          <w:tcPr>
            <w:tcW w:w="117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选择设备</w:t>
            </w:r>
          </w:p>
        </w:tc>
        <w:tc>
          <w:tcPr>
            <w:tcW w:w="87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按钮</w:t>
            </w:r>
          </w:p>
        </w:tc>
        <w:tc>
          <w:tcPr>
            <w:tcW w:w="54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R/O</w:t>
            </w:r>
          </w:p>
        </w:tc>
        <w:tc>
          <w:tcPr>
            <w:tcW w:w="1519" w:type="dxa"/>
            <w:shd w:val="clear" w:color="auto" w:fill="auto"/>
            <w:vAlign w:val="center"/>
          </w:tcPr>
          <w:p>
            <w:pPr>
              <w:rPr>
                <w:rFonts w:hint="eastAsia" w:ascii="宋体" w:hAnsi="宋体" w:eastAsia="宋体" w:cs="宋体"/>
                <w:i w:val="0"/>
                <w:color w:val="000000"/>
                <w:sz w:val="18"/>
                <w:szCs w:val="18"/>
                <w:u w:val="none"/>
              </w:rPr>
            </w:pPr>
          </w:p>
        </w:tc>
        <w:tc>
          <w:tcPr>
            <w:tcW w:w="189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如未地图标注则必选</w:t>
            </w:r>
          </w:p>
        </w:tc>
        <w:tc>
          <w:tcPr>
            <w:tcW w:w="1639" w:type="dxa"/>
            <w:shd w:val="clear" w:color="auto" w:fill="auto"/>
            <w:vAlign w:val="center"/>
          </w:tcPr>
          <w:p>
            <w:pPr>
              <w:rPr>
                <w:rFonts w:hint="eastAsia" w:ascii="宋体" w:hAnsi="宋体" w:eastAsia="宋体" w:cs="宋体"/>
                <w:i w:val="0"/>
                <w:color w:val="000000"/>
                <w:sz w:val="18"/>
                <w:szCs w:val="18"/>
                <w:u w:val="none"/>
              </w:rPr>
            </w:pPr>
          </w:p>
        </w:tc>
      </w:tr>
    </w:tbl>
    <w:p>
      <w:pPr>
        <w:pStyle w:val="2"/>
        <w:ind w:left="0" w:leftChars="0" w:firstLine="480" w:firstLineChars="0"/>
      </w:pPr>
      <w:r>
        <w:t>限制条件：</w:t>
      </w:r>
    </w:p>
    <w:p>
      <w:pPr>
        <w:pStyle w:val="2"/>
        <w:ind w:left="0" w:leftChars="0" w:firstLine="480" w:firstLineChars="0"/>
      </w:pPr>
      <w:r>
        <w:t>最大支持10个时空条件输入</w:t>
      </w:r>
    </w:p>
    <w:p>
      <w:pPr>
        <w:pStyle w:val="2"/>
        <w:ind w:left="0" w:leftChars="0" w:firstLine="480" w:firstLineChars="0"/>
      </w:pPr>
      <w:r>
        <w:t>多时空条件之间，时间跨度≤6个月</w:t>
      </w:r>
    </w:p>
    <w:p>
      <w:pPr>
        <w:pStyle w:val="94"/>
        <w:numPr>
          <w:ilvl w:val="0"/>
          <w:numId w:val="0"/>
        </w:numPr>
        <w:ind w:firstLine="480" w:firstLineChars="0"/>
        <w:rPr>
          <w:rFonts w:hint="default"/>
          <w:color w:val="auto"/>
          <w:lang w:val="en-US" w:eastAsia="zh-CN"/>
        </w:rPr>
      </w:pPr>
      <w:r>
        <w:rPr>
          <w:rFonts w:hint="default"/>
          <w:color w:val="auto"/>
          <w:lang w:val="en-US" w:eastAsia="zh-CN"/>
        </w:rPr>
        <w:t>支持最大300路不同类型的设备，设备类型包含但不限于人脸抓拍、车辆卡口、WIFI</w:t>
      </w:r>
      <w:r>
        <w:rPr>
          <w:rFonts w:hint="default"/>
          <w:color w:val="auto"/>
          <w:lang w:eastAsia="zh-CN"/>
        </w:rPr>
        <w:t>热点</w:t>
      </w:r>
      <w:r>
        <w:rPr>
          <w:rFonts w:hint="default"/>
          <w:color w:val="auto"/>
          <w:lang w:val="en-US" w:eastAsia="zh-CN"/>
        </w:rPr>
        <w:t>、电子围栏和门禁设备。</w:t>
      </w:r>
    </w:p>
    <w:p>
      <w:pPr>
        <w:pStyle w:val="94"/>
        <w:numPr>
          <w:ilvl w:val="0"/>
          <w:numId w:val="0"/>
        </w:numPr>
        <w:ind w:firstLine="480" w:firstLineChars="0"/>
        <w:rPr>
          <w:rFonts w:hint="default"/>
          <w:color w:val="auto"/>
          <w:lang w:eastAsia="zh-CN"/>
        </w:rPr>
      </w:pPr>
      <w:r>
        <w:t>▲</w:t>
      </w:r>
      <w:r>
        <w:rPr>
          <w:rFonts w:hint="default"/>
          <w:color w:val="auto"/>
          <w:lang w:eastAsia="zh-CN"/>
        </w:rPr>
        <w:t>输入后：</w:t>
      </w:r>
    </w:p>
    <w:p>
      <w:pPr>
        <w:pStyle w:val="2"/>
        <w:ind w:left="0" w:leftChars="0" w:firstLine="480" w:firstLineChars="0"/>
      </w:pPr>
      <w:r>
        <w:t>可展示符合输入条件的</w:t>
      </w:r>
      <w:r>
        <w:rPr>
          <w:rFonts w:hint="eastAsia"/>
          <w:lang w:val="en-US" w:eastAsia="zh-Hans"/>
        </w:rPr>
        <w:t>人员列表</w:t>
      </w:r>
      <w:r>
        <w:t>，展示内容包含</w:t>
      </w:r>
      <w:r>
        <w:rPr>
          <w:rFonts w:hint="eastAsia"/>
          <w:lang w:val="en-US" w:eastAsia="zh-Hans"/>
        </w:rPr>
        <w:t>人员档案封面照片、</w:t>
      </w:r>
      <w:r>
        <w:t>姓名、证件类型、证件号、</w:t>
      </w:r>
      <w:r>
        <w:rPr>
          <w:rFonts w:hint="eastAsia"/>
          <w:lang w:val="en-US" w:eastAsia="zh-Hans"/>
        </w:rPr>
        <w:t>视频身份唯一</w:t>
      </w:r>
      <w:r>
        <w:rPr>
          <w:rFonts w:hint="default"/>
          <w:lang w:eastAsia="zh-Hans"/>
        </w:rPr>
        <w:t>ID</w:t>
      </w:r>
      <w:r>
        <w:rPr>
          <w:rFonts w:hint="eastAsia"/>
          <w:lang w:eastAsia="zh-Hans"/>
        </w:rPr>
        <w:t>、</w:t>
      </w:r>
      <w:r>
        <w:t>条件符合次数</w:t>
      </w:r>
      <w:r>
        <w:rPr>
          <w:rFonts w:hint="eastAsia"/>
          <w:lang w:eastAsia="zh-Hans"/>
        </w:rPr>
        <w:t>、</w:t>
      </w:r>
      <w:r>
        <w:rPr>
          <w:rFonts w:hint="eastAsia"/>
          <w:lang w:val="en-US" w:eastAsia="zh-Hans"/>
        </w:rPr>
        <w:t>出现次数</w:t>
      </w:r>
      <w:r>
        <w:rPr>
          <w:rFonts w:hint="eastAsia"/>
          <w:lang w:eastAsia="zh-Hans"/>
        </w:rPr>
        <w:t>。</w:t>
      </w:r>
      <w:r>
        <w:rPr>
          <w:rFonts w:hint="eastAsia"/>
          <w:lang w:val="en-US" w:eastAsia="zh-Hans"/>
        </w:rPr>
        <w:t>支持根据符合条件次数（默认）或出现次数排序。支持查看人员档案详情。</w:t>
      </w:r>
    </w:p>
    <w:p>
      <w:pPr>
        <w:pStyle w:val="8"/>
        <w:numPr>
          <w:ilvl w:val="-1"/>
          <w:numId w:val="0"/>
        </w:numPr>
        <w:ind w:left="0" w:firstLine="0"/>
        <w:outlineLvl w:val="4"/>
        <w:rPr>
          <w:rFonts w:hint="eastAsia"/>
          <w:lang w:val="en-US" w:eastAsia="zh-Hans"/>
        </w:rPr>
      </w:pPr>
      <w:r>
        <w:t>5.5.1.1.2</w:t>
      </w:r>
      <w:r>
        <w:rPr>
          <w:rFonts w:hint="eastAsia"/>
          <w:lang w:val="en-US" w:eastAsia="zh-Hans"/>
        </w:rPr>
        <w:t>功能流程</w:t>
      </w:r>
    </w:p>
    <w:p>
      <w:pPr>
        <w:rPr>
          <w:rFonts w:hint="eastAsia"/>
          <w:lang w:val="en-US" w:eastAsia="zh-Hans"/>
        </w:rPr>
      </w:pPr>
      <w:r>
        <w:drawing>
          <wp:inline distT="0" distB="0" distL="114300" distR="114300">
            <wp:extent cx="4343400" cy="5305425"/>
            <wp:effectExtent l="0" t="0" r="0" b="3175"/>
            <wp:docPr id="5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4"/>
                    <pic:cNvPicPr>
                      <a:picLocks noChangeAspect="1"/>
                    </pic:cNvPicPr>
                  </pic:nvPicPr>
                  <pic:blipFill>
                    <a:blip r:embed="rId39"/>
                    <a:stretch>
                      <a:fillRect/>
                    </a:stretch>
                  </pic:blipFill>
                  <pic:spPr>
                    <a:xfrm>
                      <a:off x="0" y="0"/>
                      <a:ext cx="4343400" cy="5305425"/>
                    </a:xfrm>
                    <a:prstGeom prst="rect">
                      <a:avLst/>
                    </a:prstGeom>
                    <a:noFill/>
                    <a:ln w="9525">
                      <a:noFill/>
                    </a:ln>
                  </pic:spPr>
                </pic:pic>
              </a:graphicData>
            </a:graphic>
          </wp:inline>
        </w:drawing>
      </w:r>
    </w:p>
    <w:p>
      <w:pPr>
        <w:pStyle w:val="7"/>
        <w:numPr>
          <w:ilvl w:val="-1"/>
          <w:numId w:val="0"/>
        </w:numPr>
        <w:bidi w:val="0"/>
        <w:ind w:left="0" w:leftChars="0" w:firstLine="0"/>
        <w:outlineLvl w:val="3"/>
        <w:rPr>
          <w:rFonts w:hint="eastAsia"/>
          <w:lang w:val="en-US" w:eastAsia="zh-Hans"/>
        </w:rPr>
      </w:pPr>
      <w:r>
        <w:t>5.5.1.2</w:t>
      </w:r>
      <w:r>
        <w:rPr>
          <w:rFonts w:hint="eastAsia"/>
          <w:lang w:val="en-US" w:eastAsia="zh-Hans"/>
        </w:rPr>
        <w:t>车辆时空碰撞</w:t>
      </w:r>
    </w:p>
    <w:p>
      <w:pPr>
        <w:pStyle w:val="8"/>
        <w:numPr>
          <w:ilvl w:val="-1"/>
          <w:numId w:val="0"/>
        </w:numPr>
        <w:ind w:left="0" w:firstLine="0"/>
        <w:outlineLvl w:val="4"/>
        <w:rPr>
          <w:rFonts w:hint="eastAsia"/>
          <w:lang w:val="en-US" w:eastAsia="zh-Hans"/>
        </w:rPr>
      </w:pPr>
      <w:r>
        <w:t>5.5.1.2.1</w:t>
      </w:r>
      <w:r>
        <w:rPr>
          <w:rFonts w:hint="eastAsia"/>
          <w:lang w:val="en-US" w:eastAsia="zh-Hans"/>
        </w:rPr>
        <w:t>功能描述</w:t>
      </w:r>
    </w:p>
    <w:p>
      <w:pPr>
        <w:ind w:firstLine="480" w:firstLineChars="0"/>
        <w:rPr>
          <w:rFonts w:hint="default"/>
        </w:rPr>
      </w:pPr>
      <w:r>
        <w:rPr>
          <w:rFonts w:hint="eastAsia"/>
        </w:rPr>
        <w:t>根据时空条件输入，分析符合在多个时间、区域范围条件内的</w:t>
      </w:r>
      <w:r>
        <w:rPr>
          <w:rFonts w:hint="eastAsia"/>
          <w:lang w:val="en-US" w:eastAsia="zh-Hans"/>
        </w:rPr>
        <w:t>车辆</w:t>
      </w:r>
      <w:r>
        <w:rPr>
          <w:rFonts w:hint="eastAsia"/>
        </w:rPr>
        <w:t>集合，返回符合条件的</w:t>
      </w:r>
      <w:r>
        <w:rPr>
          <w:rFonts w:hint="eastAsia"/>
          <w:lang w:val="en-US" w:eastAsia="zh-Hans"/>
        </w:rPr>
        <w:t>车辆档案列表</w:t>
      </w:r>
    </w:p>
    <w:p>
      <w:pPr>
        <w:pStyle w:val="2"/>
        <w:ind w:left="0" w:leftChars="0" w:firstLine="480" w:firstLineChars="0"/>
      </w:pPr>
      <w:r>
        <w:t>▲输入前：支持新增、删除时空条件，支持对单一时空条件的修改。</w:t>
      </w:r>
    </w:p>
    <w:p>
      <w:pPr>
        <w:pStyle w:val="2"/>
        <w:ind w:left="0" w:leftChars="0" w:firstLine="480" w:firstLineChars="0"/>
      </w:pPr>
      <w:r>
        <w:t>▲输入中：</w:t>
      </w:r>
    </w:p>
    <w:tbl>
      <w:tblPr>
        <w:tblStyle w:val="37"/>
        <w:tblW w:w="885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445"/>
        <w:gridCol w:w="767"/>
        <w:gridCol w:w="1173"/>
        <w:gridCol w:w="872"/>
        <w:gridCol w:w="541"/>
        <w:gridCol w:w="1519"/>
        <w:gridCol w:w="1895"/>
        <w:gridCol w:w="16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40" w:hRule="atLeast"/>
        </w:trPr>
        <w:tc>
          <w:tcPr>
            <w:tcW w:w="4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序号</w:t>
            </w:r>
          </w:p>
        </w:tc>
        <w:tc>
          <w:tcPr>
            <w:tcW w:w="76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数据项内部标识</w:t>
            </w:r>
          </w:p>
        </w:tc>
        <w:tc>
          <w:tcPr>
            <w:tcW w:w="117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数据项中文名称</w:t>
            </w:r>
          </w:p>
        </w:tc>
        <w:tc>
          <w:tcPr>
            <w:tcW w:w="87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方式</w:t>
            </w:r>
          </w:p>
        </w:tc>
        <w:tc>
          <w:tcPr>
            <w:tcW w:w="54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是否必选</w:t>
            </w:r>
          </w:p>
        </w:tc>
        <w:tc>
          <w:tcPr>
            <w:tcW w:w="151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值域</w:t>
            </w:r>
          </w:p>
        </w:tc>
        <w:tc>
          <w:tcPr>
            <w:tcW w:w="189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限制条件</w:t>
            </w:r>
          </w:p>
        </w:tc>
        <w:tc>
          <w:tcPr>
            <w:tcW w:w="163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80" w:hRule="atLeast"/>
        </w:trPr>
        <w:tc>
          <w:tcPr>
            <w:tcW w:w="4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1</w:t>
            </w:r>
          </w:p>
        </w:tc>
        <w:tc>
          <w:tcPr>
            <w:tcW w:w="767" w:type="dxa"/>
            <w:shd w:val="clear" w:color="auto" w:fill="auto"/>
            <w:vAlign w:val="center"/>
          </w:tcPr>
          <w:p>
            <w:pPr>
              <w:rPr>
                <w:rFonts w:hint="eastAsia" w:ascii="宋体" w:hAnsi="宋体" w:eastAsia="宋体" w:cs="宋体"/>
                <w:i w:val="0"/>
                <w:color w:val="000000"/>
                <w:sz w:val="18"/>
                <w:szCs w:val="18"/>
                <w:u w:val="none"/>
              </w:rPr>
            </w:pPr>
          </w:p>
        </w:tc>
        <w:tc>
          <w:tcPr>
            <w:tcW w:w="117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时间范围-开始时间</w:t>
            </w:r>
          </w:p>
        </w:tc>
        <w:tc>
          <w:tcPr>
            <w:tcW w:w="87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时间组件</w:t>
            </w:r>
          </w:p>
        </w:tc>
        <w:tc>
          <w:tcPr>
            <w:tcW w:w="54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R</w:t>
            </w:r>
          </w:p>
        </w:tc>
        <w:tc>
          <w:tcPr>
            <w:tcW w:w="1519" w:type="dxa"/>
            <w:shd w:val="clear" w:color="auto" w:fill="auto"/>
            <w:vAlign w:val="center"/>
          </w:tcPr>
          <w:p>
            <w:pPr>
              <w:rPr>
                <w:rFonts w:hint="eastAsia" w:ascii="宋体" w:hAnsi="宋体" w:eastAsia="宋体" w:cs="宋体"/>
                <w:i w:val="0"/>
                <w:color w:val="000000"/>
                <w:sz w:val="18"/>
                <w:szCs w:val="18"/>
                <w:u w:val="none"/>
              </w:rPr>
            </w:pPr>
          </w:p>
        </w:tc>
        <w:tc>
          <w:tcPr>
            <w:tcW w:w="1895" w:type="dxa"/>
            <w:vMerge w:val="restart"/>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开始时间及结束时间跨度≤</w:t>
            </w:r>
            <w:r>
              <w:rPr>
                <w:rFonts w:hint="default" w:ascii="宋体" w:hAnsi="宋体" w:eastAsia="宋体" w:cs="宋体"/>
                <w:i w:val="0"/>
                <w:color w:val="000000"/>
                <w:kern w:val="0"/>
                <w:sz w:val="18"/>
                <w:szCs w:val="18"/>
                <w:u w:val="none"/>
                <w:lang w:eastAsia="zh-CN" w:bidi="ar"/>
              </w:rPr>
              <w:t>72</w:t>
            </w:r>
            <w:r>
              <w:rPr>
                <w:rFonts w:hint="eastAsia" w:ascii="宋体" w:hAnsi="宋体" w:eastAsia="宋体" w:cs="宋体"/>
                <w:i w:val="0"/>
                <w:color w:val="000000"/>
                <w:kern w:val="0"/>
                <w:sz w:val="18"/>
                <w:szCs w:val="18"/>
                <w:u w:val="none"/>
                <w:lang w:val="en-US" w:eastAsia="zh-CN" w:bidi="ar"/>
              </w:rPr>
              <w:t>小时</w:t>
            </w:r>
          </w:p>
        </w:tc>
        <w:tc>
          <w:tcPr>
            <w:tcW w:w="1639" w:type="dxa"/>
            <w:shd w:val="clear" w:color="auto" w:fill="auto"/>
            <w:vAlign w:val="center"/>
          </w:tcPr>
          <w:p>
            <w:pPr>
              <w:rPr>
                <w:rFonts w:hint="eastAsia" w:ascii="宋体" w:hAnsi="宋体" w:eastAsia="宋体" w:cs="宋体"/>
                <w:i w:val="0"/>
                <w:color w:val="000000"/>
                <w:sz w:val="18"/>
                <w:szCs w:val="18"/>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060" w:hRule="atLeast"/>
        </w:trPr>
        <w:tc>
          <w:tcPr>
            <w:tcW w:w="4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2</w:t>
            </w:r>
          </w:p>
        </w:tc>
        <w:tc>
          <w:tcPr>
            <w:tcW w:w="767" w:type="dxa"/>
            <w:shd w:val="clear" w:color="auto" w:fill="auto"/>
            <w:vAlign w:val="center"/>
          </w:tcPr>
          <w:p>
            <w:pPr>
              <w:rPr>
                <w:rFonts w:hint="eastAsia" w:ascii="宋体" w:hAnsi="宋体" w:eastAsia="宋体" w:cs="宋体"/>
                <w:i w:val="0"/>
                <w:color w:val="000000"/>
                <w:sz w:val="18"/>
                <w:szCs w:val="18"/>
                <w:u w:val="none"/>
              </w:rPr>
            </w:pPr>
          </w:p>
        </w:tc>
        <w:tc>
          <w:tcPr>
            <w:tcW w:w="117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时间范围-结束时间</w:t>
            </w:r>
          </w:p>
        </w:tc>
        <w:tc>
          <w:tcPr>
            <w:tcW w:w="87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时间组件</w:t>
            </w:r>
          </w:p>
        </w:tc>
        <w:tc>
          <w:tcPr>
            <w:tcW w:w="54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R</w:t>
            </w:r>
          </w:p>
        </w:tc>
        <w:tc>
          <w:tcPr>
            <w:tcW w:w="1519" w:type="dxa"/>
            <w:shd w:val="clear" w:color="auto" w:fill="auto"/>
            <w:vAlign w:val="center"/>
          </w:tcPr>
          <w:p>
            <w:pPr>
              <w:rPr>
                <w:rFonts w:hint="eastAsia" w:ascii="宋体" w:hAnsi="宋体" w:eastAsia="宋体" w:cs="宋体"/>
                <w:i w:val="0"/>
                <w:color w:val="000000"/>
                <w:sz w:val="18"/>
                <w:szCs w:val="18"/>
                <w:u w:val="none"/>
              </w:rPr>
            </w:pPr>
          </w:p>
        </w:tc>
        <w:tc>
          <w:tcPr>
            <w:tcW w:w="1895" w:type="dxa"/>
            <w:vMerge w:val="continue"/>
            <w:shd w:val="clear" w:color="auto" w:fill="auto"/>
            <w:vAlign w:val="center"/>
          </w:tcPr>
          <w:p>
            <w:pPr>
              <w:jc w:val="center"/>
              <w:rPr>
                <w:rFonts w:hint="eastAsia" w:ascii="宋体" w:hAnsi="宋体" w:eastAsia="宋体" w:cs="宋体"/>
                <w:i w:val="0"/>
                <w:color w:val="000000"/>
                <w:sz w:val="18"/>
                <w:szCs w:val="18"/>
                <w:u w:val="none"/>
              </w:rPr>
            </w:pPr>
          </w:p>
        </w:tc>
        <w:tc>
          <w:tcPr>
            <w:tcW w:w="1639" w:type="dxa"/>
            <w:shd w:val="clear" w:color="auto" w:fill="auto"/>
            <w:vAlign w:val="center"/>
          </w:tcPr>
          <w:p>
            <w:pPr>
              <w:rPr>
                <w:rFonts w:hint="eastAsia" w:ascii="宋体" w:hAnsi="宋体" w:eastAsia="宋体" w:cs="宋体"/>
                <w:i w:val="0"/>
                <w:color w:val="000000"/>
                <w:sz w:val="18"/>
                <w:szCs w:val="18"/>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40" w:hRule="atLeast"/>
        </w:trPr>
        <w:tc>
          <w:tcPr>
            <w:tcW w:w="4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3</w:t>
            </w:r>
          </w:p>
        </w:tc>
        <w:tc>
          <w:tcPr>
            <w:tcW w:w="767" w:type="dxa"/>
            <w:shd w:val="clear" w:color="auto" w:fill="auto"/>
            <w:vAlign w:val="center"/>
          </w:tcPr>
          <w:p>
            <w:pPr>
              <w:rPr>
                <w:rFonts w:hint="eastAsia" w:ascii="宋体" w:hAnsi="宋体" w:eastAsia="宋体" w:cs="宋体"/>
                <w:i w:val="0"/>
                <w:color w:val="000000"/>
                <w:sz w:val="18"/>
                <w:szCs w:val="18"/>
                <w:u w:val="none"/>
              </w:rPr>
            </w:pPr>
          </w:p>
        </w:tc>
        <w:tc>
          <w:tcPr>
            <w:tcW w:w="117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选择区域</w:t>
            </w:r>
          </w:p>
        </w:tc>
        <w:tc>
          <w:tcPr>
            <w:tcW w:w="87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地图标注</w:t>
            </w:r>
          </w:p>
        </w:tc>
        <w:tc>
          <w:tcPr>
            <w:tcW w:w="54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R/O</w:t>
            </w:r>
          </w:p>
        </w:tc>
        <w:tc>
          <w:tcPr>
            <w:tcW w:w="151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线选、框选、圈选、自定义多边形选择</w:t>
            </w:r>
          </w:p>
        </w:tc>
        <w:tc>
          <w:tcPr>
            <w:tcW w:w="189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根据地图标注选择范围内设备</w:t>
            </w:r>
          </w:p>
        </w:tc>
        <w:tc>
          <w:tcPr>
            <w:tcW w:w="163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可清空地图标注重新选择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0" w:hRule="atLeast"/>
        </w:trPr>
        <w:tc>
          <w:tcPr>
            <w:tcW w:w="4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4</w:t>
            </w:r>
          </w:p>
        </w:tc>
        <w:tc>
          <w:tcPr>
            <w:tcW w:w="767" w:type="dxa"/>
            <w:shd w:val="clear" w:color="auto" w:fill="auto"/>
            <w:vAlign w:val="center"/>
          </w:tcPr>
          <w:p>
            <w:pPr>
              <w:rPr>
                <w:rFonts w:hint="eastAsia" w:ascii="宋体" w:hAnsi="宋体" w:eastAsia="宋体" w:cs="宋体"/>
                <w:i w:val="0"/>
                <w:color w:val="000000"/>
                <w:sz w:val="18"/>
                <w:szCs w:val="18"/>
                <w:u w:val="none"/>
              </w:rPr>
            </w:pPr>
          </w:p>
        </w:tc>
        <w:tc>
          <w:tcPr>
            <w:tcW w:w="117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选择设备</w:t>
            </w:r>
          </w:p>
        </w:tc>
        <w:tc>
          <w:tcPr>
            <w:tcW w:w="87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按钮</w:t>
            </w:r>
          </w:p>
        </w:tc>
        <w:tc>
          <w:tcPr>
            <w:tcW w:w="54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R/O</w:t>
            </w:r>
          </w:p>
        </w:tc>
        <w:tc>
          <w:tcPr>
            <w:tcW w:w="1519" w:type="dxa"/>
            <w:shd w:val="clear" w:color="auto" w:fill="auto"/>
            <w:vAlign w:val="center"/>
          </w:tcPr>
          <w:p>
            <w:pPr>
              <w:rPr>
                <w:rFonts w:hint="eastAsia" w:ascii="宋体" w:hAnsi="宋体" w:eastAsia="宋体" w:cs="宋体"/>
                <w:i w:val="0"/>
                <w:color w:val="000000"/>
                <w:sz w:val="18"/>
                <w:szCs w:val="18"/>
                <w:u w:val="none"/>
              </w:rPr>
            </w:pPr>
          </w:p>
        </w:tc>
        <w:tc>
          <w:tcPr>
            <w:tcW w:w="189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如未地图标注则必选</w:t>
            </w:r>
          </w:p>
        </w:tc>
        <w:tc>
          <w:tcPr>
            <w:tcW w:w="1639" w:type="dxa"/>
            <w:shd w:val="clear" w:color="auto" w:fill="auto"/>
            <w:vAlign w:val="center"/>
          </w:tcPr>
          <w:p>
            <w:pPr>
              <w:rPr>
                <w:rFonts w:hint="eastAsia" w:ascii="宋体" w:hAnsi="宋体" w:eastAsia="宋体" w:cs="宋体"/>
                <w:i w:val="0"/>
                <w:color w:val="000000"/>
                <w:sz w:val="18"/>
                <w:szCs w:val="18"/>
                <w:u w:val="none"/>
              </w:rPr>
            </w:pPr>
          </w:p>
        </w:tc>
      </w:tr>
    </w:tbl>
    <w:p>
      <w:pPr>
        <w:pStyle w:val="2"/>
        <w:ind w:left="0" w:leftChars="0" w:firstLine="480" w:firstLineChars="0"/>
      </w:pPr>
      <w:r>
        <w:t>限制条件：</w:t>
      </w:r>
    </w:p>
    <w:p>
      <w:pPr>
        <w:pStyle w:val="2"/>
        <w:ind w:left="0" w:leftChars="0" w:firstLine="480" w:firstLineChars="0"/>
      </w:pPr>
      <w:r>
        <w:t>最大支持10个时空条件输入</w:t>
      </w:r>
    </w:p>
    <w:p>
      <w:pPr>
        <w:pStyle w:val="2"/>
        <w:ind w:left="0" w:leftChars="0" w:firstLine="480" w:firstLineChars="0"/>
      </w:pPr>
      <w:r>
        <w:t>多时空条件之间，时间跨度≤6个月</w:t>
      </w:r>
    </w:p>
    <w:p>
      <w:pPr>
        <w:pStyle w:val="94"/>
        <w:numPr>
          <w:ilvl w:val="0"/>
          <w:numId w:val="0"/>
        </w:numPr>
        <w:ind w:firstLine="480" w:firstLineChars="0"/>
        <w:rPr>
          <w:rFonts w:hint="default"/>
          <w:color w:val="auto"/>
          <w:lang w:val="en-US" w:eastAsia="zh-CN"/>
        </w:rPr>
      </w:pPr>
      <w:r>
        <w:rPr>
          <w:rFonts w:hint="default"/>
          <w:color w:val="auto"/>
          <w:lang w:val="en-US" w:eastAsia="zh-CN"/>
        </w:rPr>
        <w:t>支持最大300路</w:t>
      </w:r>
      <w:r>
        <w:rPr>
          <w:rFonts w:hint="eastAsia"/>
          <w:color w:val="auto"/>
          <w:lang w:val="en-US" w:eastAsia="zh-Hans"/>
        </w:rPr>
        <w:t>车辆卡口</w:t>
      </w:r>
      <w:r>
        <w:rPr>
          <w:rFonts w:hint="default"/>
          <w:color w:val="auto"/>
          <w:lang w:val="en-US" w:eastAsia="zh-CN"/>
        </w:rPr>
        <w:t>的</w:t>
      </w:r>
      <w:r>
        <w:rPr>
          <w:rFonts w:hint="eastAsia"/>
          <w:color w:val="auto"/>
          <w:lang w:val="en-US" w:eastAsia="zh-Hans"/>
        </w:rPr>
        <w:t>选择</w:t>
      </w:r>
      <w:r>
        <w:rPr>
          <w:rFonts w:hint="default"/>
          <w:color w:val="auto"/>
          <w:lang w:val="en-US" w:eastAsia="zh-CN"/>
        </w:rPr>
        <w:t>，设备类型</w:t>
      </w:r>
      <w:r>
        <w:rPr>
          <w:rFonts w:hint="eastAsia"/>
          <w:color w:val="auto"/>
          <w:lang w:val="en-US" w:eastAsia="zh-Hans"/>
        </w:rPr>
        <w:t>为</w:t>
      </w:r>
      <w:r>
        <w:rPr>
          <w:rFonts w:hint="default"/>
          <w:color w:val="auto"/>
          <w:lang w:val="en-US" w:eastAsia="zh-CN"/>
        </w:rPr>
        <w:t>车辆卡口</w:t>
      </w:r>
    </w:p>
    <w:p>
      <w:pPr>
        <w:pStyle w:val="94"/>
        <w:numPr>
          <w:ilvl w:val="0"/>
          <w:numId w:val="0"/>
        </w:numPr>
        <w:ind w:firstLine="480" w:firstLineChars="0"/>
        <w:rPr>
          <w:rFonts w:hint="default"/>
          <w:color w:val="auto"/>
          <w:lang w:eastAsia="zh-CN"/>
        </w:rPr>
      </w:pPr>
      <w:r>
        <w:t>▲</w:t>
      </w:r>
      <w:r>
        <w:rPr>
          <w:rFonts w:hint="default"/>
          <w:color w:val="auto"/>
          <w:lang w:eastAsia="zh-CN"/>
        </w:rPr>
        <w:t>输入后：</w:t>
      </w:r>
    </w:p>
    <w:p>
      <w:pPr>
        <w:pStyle w:val="2"/>
        <w:ind w:left="0" w:leftChars="0" w:firstLine="480" w:firstLineChars="0"/>
      </w:pPr>
      <w:r>
        <w:t>可展示符合输入条件的</w:t>
      </w:r>
      <w:r>
        <w:rPr>
          <w:rFonts w:hint="eastAsia"/>
          <w:lang w:val="en-US" w:eastAsia="zh-Hans"/>
        </w:rPr>
        <w:t>车辆列表</w:t>
      </w:r>
      <w:r>
        <w:t>，展示内容包含</w:t>
      </w:r>
      <w:r>
        <w:rPr>
          <w:rFonts w:hint="eastAsia"/>
          <w:lang w:val="en-US" w:eastAsia="zh-Hans"/>
        </w:rPr>
        <w:t>车辆档案封面照片、车牌颜色、车牌号码</w:t>
      </w:r>
      <w:r>
        <w:t>、条件符合次数</w:t>
      </w:r>
      <w:r>
        <w:rPr>
          <w:rFonts w:hint="eastAsia"/>
          <w:lang w:eastAsia="zh-Hans"/>
        </w:rPr>
        <w:t>、</w:t>
      </w:r>
      <w:r>
        <w:rPr>
          <w:rFonts w:hint="eastAsia"/>
          <w:lang w:val="en-US" w:eastAsia="zh-Hans"/>
        </w:rPr>
        <w:t>出现次数</w:t>
      </w:r>
      <w:r>
        <w:rPr>
          <w:rFonts w:hint="eastAsia"/>
          <w:lang w:eastAsia="zh-Hans"/>
        </w:rPr>
        <w:t>。</w:t>
      </w:r>
      <w:r>
        <w:rPr>
          <w:rFonts w:hint="eastAsia"/>
          <w:lang w:val="en-US" w:eastAsia="zh-Hans"/>
        </w:rPr>
        <w:t>支持根据符合条件次数（默认）或出现次数排序。支持查看车辆档案详情。</w:t>
      </w:r>
    </w:p>
    <w:p>
      <w:pPr>
        <w:rPr>
          <w:rFonts w:hint="eastAsia"/>
          <w:lang w:val="en-US" w:eastAsia="zh-Hans"/>
        </w:rPr>
      </w:pPr>
    </w:p>
    <w:p>
      <w:pPr>
        <w:pStyle w:val="8"/>
        <w:numPr>
          <w:ilvl w:val="-1"/>
          <w:numId w:val="0"/>
        </w:numPr>
        <w:ind w:left="0" w:firstLine="0"/>
        <w:outlineLvl w:val="4"/>
        <w:rPr>
          <w:rFonts w:hint="eastAsia"/>
          <w:lang w:val="en-US" w:eastAsia="zh-Hans"/>
        </w:rPr>
      </w:pPr>
      <w:r>
        <w:t>5.5.1.2.2</w:t>
      </w:r>
      <w:r>
        <w:rPr>
          <w:rFonts w:hint="eastAsia"/>
          <w:lang w:val="en-US" w:eastAsia="zh-Hans"/>
        </w:rPr>
        <w:t>功能流程</w:t>
      </w:r>
    </w:p>
    <w:p>
      <w:pPr>
        <w:rPr>
          <w:rFonts w:hint="eastAsia"/>
          <w:lang w:val="en-US" w:eastAsia="zh-Hans"/>
        </w:rPr>
      </w:pPr>
      <w:r>
        <w:drawing>
          <wp:inline distT="0" distB="0" distL="114300" distR="114300">
            <wp:extent cx="4343400" cy="5305425"/>
            <wp:effectExtent l="0" t="0" r="0" b="3175"/>
            <wp:docPr id="5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4"/>
                    <pic:cNvPicPr>
                      <a:picLocks noChangeAspect="1"/>
                    </pic:cNvPicPr>
                  </pic:nvPicPr>
                  <pic:blipFill>
                    <a:blip r:embed="rId39"/>
                    <a:stretch>
                      <a:fillRect/>
                    </a:stretch>
                  </pic:blipFill>
                  <pic:spPr>
                    <a:xfrm>
                      <a:off x="0" y="0"/>
                      <a:ext cx="4343400" cy="5305425"/>
                    </a:xfrm>
                    <a:prstGeom prst="rect">
                      <a:avLst/>
                    </a:prstGeom>
                    <a:noFill/>
                    <a:ln w="9525">
                      <a:noFill/>
                    </a:ln>
                  </pic:spPr>
                </pic:pic>
              </a:graphicData>
            </a:graphic>
          </wp:inline>
        </w:drawing>
      </w:r>
    </w:p>
    <w:p>
      <w:pPr>
        <w:pStyle w:val="7"/>
        <w:numPr>
          <w:ilvl w:val="-1"/>
          <w:numId w:val="0"/>
        </w:numPr>
        <w:bidi w:val="0"/>
        <w:ind w:left="0" w:leftChars="0" w:firstLine="0"/>
        <w:outlineLvl w:val="3"/>
        <w:rPr>
          <w:rFonts w:hint="eastAsia"/>
          <w:lang w:val="en-US" w:eastAsia="zh-Hans"/>
        </w:rPr>
      </w:pPr>
      <w:r>
        <w:t>5.5.1.3</w:t>
      </w:r>
      <w:r>
        <w:rPr>
          <w:rFonts w:hint="eastAsia"/>
          <w:lang w:val="en-US" w:eastAsia="zh-Hans"/>
        </w:rPr>
        <w:t>侦码时空碰撞</w:t>
      </w:r>
    </w:p>
    <w:p>
      <w:pPr>
        <w:pStyle w:val="8"/>
        <w:numPr>
          <w:ilvl w:val="-1"/>
          <w:numId w:val="0"/>
        </w:numPr>
        <w:ind w:left="0" w:firstLine="0"/>
        <w:outlineLvl w:val="4"/>
        <w:rPr>
          <w:rFonts w:hint="eastAsia"/>
          <w:lang w:val="en-US" w:eastAsia="zh-Hans"/>
        </w:rPr>
      </w:pPr>
      <w:r>
        <w:t>5.5.1.3.1</w:t>
      </w:r>
      <w:r>
        <w:rPr>
          <w:rFonts w:hint="eastAsia"/>
          <w:lang w:val="en-US" w:eastAsia="zh-Hans"/>
        </w:rPr>
        <w:t>功能描述</w:t>
      </w:r>
    </w:p>
    <w:p>
      <w:pPr>
        <w:ind w:firstLine="480" w:firstLineChars="0"/>
        <w:rPr>
          <w:rFonts w:hint="default"/>
        </w:rPr>
      </w:pPr>
      <w:r>
        <w:rPr>
          <w:rFonts w:hint="eastAsia"/>
        </w:rPr>
        <w:t>根据时空条件输入，分析符合在多个时间、区域范围条件内的</w:t>
      </w:r>
      <w:r>
        <w:rPr>
          <w:rFonts w:hint="eastAsia"/>
          <w:lang w:val="en-US" w:eastAsia="zh-Hans"/>
        </w:rPr>
        <w:t>侦码</w:t>
      </w:r>
      <w:r>
        <w:rPr>
          <w:rFonts w:hint="eastAsia"/>
        </w:rPr>
        <w:t>集合，返回符合条件的</w:t>
      </w:r>
      <w:r>
        <w:rPr>
          <w:rFonts w:hint="eastAsia"/>
          <w:lang w:val="en-US" w:eastAsia="zh-Hans"/>
        </w:rPr>
        <w:t>侦码列表</w:t>
      </w:r>
    </w:p>
    <w:p>
      <w:pPr>
        <w:pStyle w:val="2"/>
        <w:ind w:left="0" w:leftChars="0" w:firstLine="480" w:firstLineChars="0"/>
      </w:pPr>
      <w:r>
        <w:t>▲输入前：支持新增、删除时空条件，支持对单一时空条件的修改。</w:t>
      </w:r>
    </w:p>
    <w:p>
      <w:pPr>
        <w:pStyle w:val="2"/>
        <w:ind w:left="0" w:leftChars="0" w:firstLine="480" w:firstLineChars="0"/>
      </w:pPr>
      <w:r>
        <w:t>▲输入中：</w:t>
      </w:r>
    </w:p>
    <w:tbl>
      <w:tblPr>
        <w:tblStyle w:val="37"/>
        <w:tblW w:w="885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445"/>
        <w:gridCol w:w="767"/>
        <w:gridCol w:w="1173"/>
        <w:gridCol w:w="872"/>
        <w:gridCol w:w="541"/>
        <w:gridCol w:w="1519"/>
        <w:gridCol w:w="1895"/>
        <w:gridCol w:w="16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40" w:hRule="atLeast"/>
        </w:trPr>
        <w:tc>
          <w:tcPr>
            <w:tcW w:w="4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序号</w:t>
            </w:r>
          </w:p>
        </w:tc>
        <w:tc>
          <w:tcPr>
            <w:tcW w:w="767"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数据项内部标识</w:t>
            </w:r>
          </w:p>
        </w:tc>
        <w:tc>
          <w:tcPr>
            <w:tcW w:w="117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数据项中文名称</w:t>
            </w:r>
          </w:p>
        </w:tc>
        <w:tc>
          <w:tcPr>
            <w:tcW w:w="87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方式</w:t>
            </w:r>
          </w:p>
        </w:tc>
        <w:tc>
          <w:tcPr>
            <w:tcW w:w="54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是否必选</w:t>
            </w:r>
          </w:p>
        </w:tc>
        <w:tc>
          <w:tcPr>
            <w:tcW w:w="151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值域</w:t>
            </w:r>
          </w:p>
        </w:tc>
        <w:tc>
          <w:tcPr>
            <w:tcW w:w="189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限制条件</w:t>
            </w:r>
          </w:p>
        </w:tc>
        <w:tc>
          <w:tcPr>
            <w:tcW w:w="163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80" w:hRule="atLeast"/>
        </w:trPr>
        <w:tc>
          <w:tcPr>
            <w:tcW w:w="4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1</w:t>
            </w:r>
          </w:p>
        </w:tc>
        <w:tc>
          <w:tcPr>
            <w:tcW w:w="767" w:type="dxa"/>
            <w:shd w:val="clear" w:color="auto" w:fill="auto"/>
            <w:vAlign w:val="center"/>
          </w:tcPr>
          <w:p>
            <w:pPr>
              <w:rPr>
                <w:rFonts w:hint="eastAsia" w:ascii="宋体" w:hAnsi="宋体" w:eastAsia="宋体" w:cs="宋体"/>
                <w:i w:val="0"/>
                <w:color w:val="000000"/>
                <w:sz w:val="18"/>
                <w:szCs w:val="18"/>
                <w:u w:val="none"/>
              </w:rPr>
            </w:pPr>
          </w:p>
        </w:tc>
        <w:tc>
          <w:tcPr>
            <w:tcW w:w="117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时间范围-开始时间</w:t>
            </w:r>
          </w:p>
        </w:tc>
        <w:tc>
          <w:tcPr>
            <w:tcW w:w="87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时间组件</w:t>
            </w:r>
          </w:p>
        </w:tc>
        <w:tc>
          <w:tcPr>
            <w:tcW w:w="54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R</w:t>
            </w:r>
          </w:p>
        </w:tc>
        <w:tc>
          <w:tcPr>
            <w:tcW w:w="1519" w:type="dxa"/>
            <w:shd w:val="clear" w:color="auto" w:fill="auto"/>
            <w:vAlign w:val="center"/>
          </w:tcPr>
          <w:p>
            <w:pPr>
              <w:rPr>
                <w:rFonts w:hint="eastAsia" w:ascii="宋体" w:hAnsi="宋体" w:eastAsia="宋体" w:cs="宋体"/>
                <w:i w:val="0"/>
                <w:color w:val="000000"/>
                <w:sz w:val="18"/>
                <w:szCs w:val="18"/>
                <w:u w:val="none"/>
              </w:rPr>
            </w:pPr>
          </w:p>
        </w:tc>
        <w:tc>
          <w:tcPr>
            <w:tcW w:w="1895" w:type="dxa"/>
            <w:vMerge w:val="restart"/>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开始时间及结束时间跨度≤</w:t>
            </w:r>
            <w:r>
              <w:rPr>
                <w:rFonts w:hint="default" w:ascii="宋体" w:hAnsi="宋体" w:eastAsia="宋体" w:cs="宋体"/>
                <w:i w:val="0"/>
                <w:color w:val="000000"/>
                <w:kern w:val="0"/>
                <w:sz w:val="18"/>
                <w:szCs w:val="18"/>
                <w:u w:val="none"/>
                <w:lang w:eastAsia="zh-CN" w:bidi="ar"/>
              </w:rPr>
              <w:t>72</w:t>
            </w:r>
            <w:r>
              <w:rPr>
                <w:rFonts w:hint="eastAsia" w:ascii="宋体" w:hAnsi="宋体" w:eastAsia="宋体" w:cs="宋体"/>
                <w:i w:val="0"/>
                <w:color w:val="000000"/>
                <w:kern w:val="0"/>
                <w:sz w:val="18"/>
                <w:szCs w:val="18"/>
                <w:u w:val="none"/>
                <w:lang w:val="en-US" w:eastAsia="zh-CN" w:bidi="ar"/>
              </w:rPr>
              <w:t>小时</w:t>
            </w:r>
          </w:p>
        </w:tc>
        <w:tc>
          <w:tcPr>
            <w:tcW w:w="1639" w:type="dxa"/>
            <w:shd w:val="clear" w:color="auto" w:fill="auto"/>
            <w:vAlign w:val="center"/>
          </w:tcPr>
          <w:p>
            <w:pPr>
              <w:rPr>
                <w:rFonts w:hint="eastAsia" w:ascii="宋体" w:hAnsi="宋体" w:eastAsia="宋体" w:cs="宋体"/>
                <w:i w:val="0"/>
                <w:color w:val="000000"/>
                <w:sz w:val="18"/>
                <w:szCs w:val="18"/>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060" w:hRule="atLeast"/>
        </w:trPr>
        <w:tc>
          <w:tcPr>
            <w:tcW w:w="4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2</w:t>
            </w:r>
          </w:p>
        </w:tc>
        <w:tc>
          <w:tcPr>
            <w:tcW w:w="767" w:type="dxa"/>
            <w:shd w:val="clear" w:color="auto" w:fill="auto"/>
            <w:vAlign w:val="center"/>
          </w:tcPr>
          <w:p>
            <w:pPr>
              <w:rPr>
                <w:rFonts w:hint="eastAsia" w:ascii="宋体" w:hAnsi="宋体" w:eastAsia="宋体" w:cs="宋体"/>
                <w:i w:val="0"/>
                <w:color w:val="000000"/>
                <w:sz w:val="18"/>
                <w:szCs w:val="18"/>
                <w:u w:val="none"/>
              </w:rPr>
            </w:pPr>
          </w:p>
        </w:tc>
        <w:tc>
          <w:tcPr>
            <w:tcW w:w="117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时间范围-结束时间</w:t>
            </w:r>
          </w:p>
        </w:tc>
        <w:tc>
          <w:tcPr>
            <w:tcW w:w="87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时间组件</w:t>
            </w:r>
          </w:p>
        </w:tc>
        <w:tc>
          <w:tcPr>
            <w:tcW w:w="54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R</w:t>
            </w:r>
          </w:p>
        </w:tc>
        <w:tc>
          <w:tcPr>
            <w:tcW w:w="1519" w:type="dxa"/>
            <w:shd w:val="clear" w:color="auto" w:fill="auto"/>
            <w:vAlign w:val="center"/>
          </w:tcPr>
          <w:p>
            <w:pPr>
              <w:rPr>
                <w:rFonts w:hint="eastAsia" w:ascii="宋体" w:hAnsi="宋体" w:eastAsia="宋体" w:cs="宋体"/>
                <w:i w:val="0"/>
                <w:color w:val="000000"/>
                <w:sz w:val="18"/>
                <w:szCs w:val="18"/>
                <w:u w:val="none"/>
              </w:rPr>
            </w:pPr>
          </w:p>
        </w:tc>
        <w:tc>
          <w:tcPr>
            <w:tcW w:w="1895" w:type="dxa"/>
            <w:vMerge w:val="continue"/>
            <w:shd w:val="clear" w:color="auto" w:fill="auto"/>
            <w:vAlign w:val="center"/>
          </w:tcPr>
          <w:p>
            <w:pPr>
              <w:jc w:val="center"/>
              <w:rPr>
                <w:rFonts w:hint="eastAsia" w:ascii="宋体" w:hAnsi="宋体" w:eastAsia="宋体" w:cs="宋体"/>
                <w:i w:val="0"/>
                <w:color w:val="000000"/>
                <w:sz w:val="18"/>
                <w:szCs w:val="18"/>
                <w:u w:val="none"/>
              </w:rPr>
            </w:pPr>
          </w:p>
        </w:tc>
        <w:tc>
          <w:tcPr>
            <w:tcW w:w="1639" w:type="dxa"/>
            <w:shd w:val="clear" w:color="auto" w:fill="auto"/>
            <w:vAlign w:val="center"/>
          </w:tcPr>
          <w:p>
            <w:pPr>
              <w:rPr>
                <w:rFonts w:hint="eastAsia" w:ascii="宋体" w:hAnsi="宋体" w:eastAsia="宋体" w:cs="宋体"/>
                <w:i w:val="0"/>
                <w:color w:val="000000"/>
                <w:sz w:val="18"/>
                <w:szCs w:val="18"/>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40" w:hRule="atLeast"/>
        </w:trPr>
        <w:tc>
          <w:tcPr>
            <w:tcW w:w="4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3</w:t>
            </w:r>
          </w:p>
        </w:tc>
        <w:tc>
          <w:tcPr>
            <w:tcW w:w="767" w:type="dxa"/>
            <w:shd w:val="clear" w:color="auto" w:fill="auto"/>
            <w:vAlign w:val="center"/>
          </w:tcPr>
          <w:p>
            <w:pPr>
              <w:rPr>
                <w:rFonts w:hint="eastAsia" w:ascii="宋体" w:hAnsi="宋体" w:eastAsia="宋体" w:cs="宋体"/>
                <w:i w:val="0"/>
                <w:color w:val="000000"/>
                <w:sz w:val="18"/>
                <w:szCs w:val="18"/>
                <w:u w:val="none"/>
              </w:rPr>
            </w:pPr>
          </w:p>
        </w:tc>
        <w:tc>
          <w:tcPr>
            <w:tcW w:w="117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选择区域</w:t>
            </w:r>
          </w:p>
        </w:tc>
        <w:tc>
          <w:tcPr>
            <w:tcW w:w="87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地图标注</w:t>
            </w:r>
          </w:p>
        </w:tc>
        <w:tc>
          <w:tcPr>
            <w:tcW w:w="54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R/O</w:t>
            </w:r>
          </w:p>
        </w:tc>
        <w:tc>
          <w:tcPr>
            <w:tcW w:w="151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线选、框选、圈选、自定义多边形选择</w:t>
            </w:r>
          </w:p>
        </w:tc>
        <w:tc>
          <w:tcPr>
            <w:tcW w:w="189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根据地图标注选择范围内设备</w:t>
            </w:r>
          </w:p>
        </w:tc>
        <w:tc>
          <w:tcPr>
            <w:tcW w:w="163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可清空地图标注重新选择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70" w:hRule="atLeast"/>
        </w:trPr>
        <w:tc>
          <w:tcPr>
            <w:tcW w:w="44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4</w:t>
            </w:r>
          </w:p>
        </w:tc>
        <w:tc>
          <w:tcPr>
            <w:tcW w:w="767" w:type="dxa"/>
            <w:shd w:val="clear" w:color="auto" w:fill="auto"/>
            <w:vAlign w:val="center"/>
          </w:tcPr>
          <w:p>
            <w:pPr>
              <w:rPr>
                <w:rFonts w:hint="eastAsia" w:ascii="宋体" w:hAnsi="宋体" w:eastAsia="宋体" w:cs="宋体"/>
                <w:i w:val="0"/>
                <w:color w:val="000000"/>
                <w:sz w:val="18"/>
                <w:szCs w:val="18"/>
                <w:u w:val="none"/>
              </w:rPr>
            </w:pPr>
          </w:p>
        </w:tc>
        <w:tc>
          <w:tcPr>
            <w:tcW w:w="1173"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选择设备</w:t>
            </w:r>
          </w:p>
        </w:tc>
        <w:tc>
          <w:tcPr>
            <w:tcW w:w="872"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按钮</w:t>
            </w:r>
          </w:p>
        </w:tc>
        <w:tc>
          <w:tcPr>
            <w:tcW w:w="54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R/O</w:t>
            </w:r>
          </w:p>
        </w:tc>
        <w:tc>
          <w:tcPr>
            <w:tcW w:w="1519" w:type="dxa"/>
            <w:shd w:val="clear" w:color="auto" w:fill="auto"/>
            <w:vAlign w:val="center"/>
          </w:tcPr>
          <w:p>
            <w:pPr>
              <w:rPr>
                <w:rFonts w:hint="eastAsia" w:ascii="宋体" w:hAnsi="宋体" w:eastAsia="宋体" w:cs="宋体"/>
                <w:i w:val="0"/>
                <w:color w:val="000000"/>
                <w:sz w:val="18"/>
                <w:szCs w:val="18"/>
                <w:u w:val="none"/>
              </w:rPr>
            </w:pPr>
          </w:p>
        </w:tc>
        <w:tc>
          <w:tcPr>
            <w:tcW w:w="189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如未地图标注则必选</w:t>
            </w:r>
          </w:p>
        </w:tc>
        <w:tc>
          <w:tcPr>
            <w:tcW w:w="1639" w:type="dxa"/>
            <w:shd w:val="clear" w:color="auto" w:fill="auto"/>
            <w:vAlign w:val="center"/>
          </w:tcPr>
          <w:p>
            <w:pPr>
              <w:rPr>
                <w:rFonts w:hint="eastAsia" w:ascii="宋体" w:hAnsi="宋体" w:eastAsia="宋体" w:cs="宋体"/>
                <w:i w:val="0"/>
                <w:color w:val="000000"/>
                <w:sz w:val="18"/>
                <w:szCs w:val="18"/>
                <w:u w:val="none"/>
              </w:rPr>
            </w:pPr>
          </w:p>
        </w:tc>
      </w:tr>
    </w:tbl>
    <w:p>
      <w:pPr>
        <w:pStyle w:val="2"/>
        <w:ind w:left="0" w:leftChars="0" w:firstLine="480" w:firstLineChars="0"/>
      </w:pPr>
      <w:r>
        <w:t>限制条件：</w:t>
      </w:r>
    </w:p>
    <w:p>
      <w:pPr>
        <w:pStyle w:val="2"/>
        <w:ind w:left="0" w:leftChars="0" w:firstLine="480" w:firstLineChars="0"/>
      </w:pPr>
      <w:r>
        <w:t>最大支持10个时空条件输入</w:t>
      </w:r>
    </w:p>
    <w:p>
      <w:pPr>
        <w:pStyle w:val="2"/>
        <w:ind w:left="0" w:leftChars="0" w:firstLine="480" w:firstLineChars="0"/>
      </w:pPr>
      <w:r>
        <w:t>多时空条件之间，时间跨度≤6个月</w:t>
      </w:r>
    </w:p>
    <w:p>
      <w:pPr>
        <w:pStyle w:val="94"/>
        <w:numPr>
          <w:ilvl w:val="0"/>
          <w:numId w:val="0"/>
        </w:numPr>
        <w:ind w:firstLine="480" w:firstLineChars="0"/>
        <w:rPr>
          <w:rFonts w:hint="default"/>
          <w:color w:val="auto"/>
          <w:lang w:val="en-US" w:eastAsia="zh-CN"/>
        </w:rPr>
      </w:pPr>
      <w:r>
        <w:rPr>
          <w:rFonts w:hint="default"/>
          <w:color w:val="auto"/>
          <w:lang w:val="en-US" w:eastAsia="zh-CN"/>
        </w:rPr>
        <w:t>支持最大300路</w:t>
      </w:r>
      <w:r>
        <w:rPr>
          <w:rFonts w:hint="eastAsia"/>
          <w:color w:val="auto"/>
          <w:lang w:val="en-US" w:eastAsia="zh-Hans"/>
        </w:rPr>
        <w:t>设备</w:t>
      </w:r>
      <w:r>
        <w:rPr>
          <w:rFonts w:hint="default"/>
          <w:color w:val="auto"/>
          <w:lang w:val="en-US" w:eastAsia="zh-CN"/>
        </w:rPr>
        <w:t>的</w:t>
      </w:r>
      <w:r>
        <w:rPr>
          <w:rFonts w:hint="eastAsia"/>
          <w:color w:val="auto"/>
          <w:lang w:val="en-US" w:eastAsia="zh-Hans"/>
        </w:rPr>
        <w:t>选择</w:t>
      </w:r>
      <w:r>
        <w:rPr>
          <w:rFonts w:hint="default"/>
          <w:color w:val="auto"/>
          <w:lang w:val="en-US" w:eastAsia="zh-CN"/>
        </w:rPr>
        <w:t>，设备类型</w:t>
      </w:r>
      <w:r>
        <w:rPr>
          <w:rFonts w:hint="eastAsia"/>
          <w:color w:val="auto"/>
          <w:lang w:val="en-US" w:eastAsia="zh-Hans"/>
        </w:rPr>
        <w:t>包含</w:t>
      </w:r>
      <w:r>
        <w:rPr>
          <w:rFonts w:hint="default"/>
          <w:color w:val="auto"/>
          <w:lang w:eastAsia="zh-Hans"/>
        </w:rPr>
        <w:t>WIFI</w:t>
      </w:r>
      <w:r>
        <w:rPr>
          <w:rFonts w:hint="eastAsia"/>
          <w:color w:val="auto"/>
          <w:lang w:val="en-US" w:eastAsia="zh-Hans"/>
        </w:rPr>
        <w:t>热点设备和电围采集设备</w:t>
      </w:r>
    </w:p>
    <w:p>
      <w:pPr>
        <w:pStyle w:val="94"/>
        <w:numPr>
          <w:ilvl w:val="0"/>
          <w:numId w:val="0"/>
        </w:numPr>
        <w:ind w:firstLine="480" w:firstLineChars="0"/>
        <w:rPr>
          <w:rFonts w:hint="default"/>
          <w:color w:val="auto"/>
          <w:lang w:eastAsia="zh-CN"/>
        </w:rPr>
      </w:pPr>
      <w:r>
        <w:t>▲</w:t>
      </w:r>
      <w:r>
        <w:rPr>
          <w:rFonts w:hint="default"/>
          <w:color w:val="auto"/>
          <w:lang w:eastAsia="zh-CN"/>
        </w:rPr>
        <w:t>输入后：</w:t>
      </w:r>
    </w:p>
    <w:p>
      <w:pPr>
        <w:pStyle w:val="2"/>
        <w:ind w:left="0" w:leftChars="0" w:firstLine="480" w:firstLineChars="0"/>
        <w:rPr>
          <w:rFonts w:hint="eastAsia"/>
          <w:lang w:val="en-US" w:eastAsia="zh-Hans"/>
        </w:rPr>
      </w:pPr>
      <w:r>
        <w:t>可展示符合输入条件的</w:t>
      </w:r>
      <w:r>
        <w:rPr>
          <w:rFonts w:hint="eastAsia"/>
          <w:lang w:val="en-US" w:eastAsia="zh-Hans"/>
        </w:rPr>
        <w:t>侦码列表</w:t>
      </w:r>
      <w:r>
        <w:t>，展示内容包含</w:t>
      </w:r>
      <w:r>
        <w:rPr>
          <w:rFonts w:hint="eastAsia"/>
          <w:lang w:val="en-US" w:eastAsia="zh-Hans"/>
        </w:rPr>
        <w:t>侦码类型、侦码值、</w:t>
      </w:r>
      <w:r>
        <w:t>条件符合次数</w:t>
      </w:r>
      <w:r>
        <w:rPr>
          <w:rFonts w:hint="eastAsia"/>
          <w:lang w:eastAsia="zh-Hans"/>
        </w:rPr>
        <w:t>、</w:t>
      </w:r>
      <w:r>
        <w:rPr>
          <w:rFonts w:hint="eastAsia"/>
          <w:lang w:val="en-US" w:eastAsia="zh-Hans"/>
        </w:rPr>
        <w:t>出现次数</w:t>
      </w:r>
      <w:r>
        <w:rPr>
          <w:rFonts w:hint="eastAsia"/>
          <w:lang w:eastAsia="zh-Hans"/>
        </w:rPr>
        <w:t>。</w:t>
      </w:r>
      <w:r>
        <w:rPr>
          <w:rFonts w:hint="eastAsia"/>
          <w:lang w:val="en-US" w:eastAsia="zh-Hans"/>
        </w:rPr>
        <w:t>支持根据符合条件次数（默认）或出现次数排序。支持查看终端或</w:t>
      </w:r>
      <w:r>
        <w:rPr>
          <w:rFonts w:hint="default"/>
          <w:lang w:eastAsia="zh-Hans"/>
        </w:rPr>
        <w:t>卡码</w:t>
      </w:r>
      <w:r>
        <w:rPr>
          <w:rFonts w:hint="eastAsia"/>
          <w:lang w:val="en-US" w:eastAsia="zh-Hans"/>
        </w:rPr>
        <w:t>档案详情。</w:t>
      </w:r>
    </w:p>
    <w:p>
      <w:pPr>
        <w:pStyle w:val="8"/>
        <w:numPr>
          <w:ilvl w:val="-1"/>
          <w:numId w:val="0"/>
        </w:numPr>
        <w:ind w:left="0" w:firstLine="0"/>
        <w:outlineLvl w:val="4"/>
        <w:rPr>
          <w:rFonts w:hint="eastAsia"/>
          <w:lang w:val="en-US" w:eastAsia="zh-Hans"/>
        </w:rPr>
      </w:pPr>
      <w:r>
        <w:t>5.5.1.3.2</w:t>
      </w:r>
      <w:r>
        <w:rPr>
          <w:rFonts w:hint="eastAsia"/>
          <w:lang w:val="en-US" w:eastAsia="zh-Hans"/>
        </w:rPr>
        <w:t>功能流程</w:t>
      </w:r>
    </w:p>
    <w:p>
      <w:pPr>
        <w:rPr>
          <w:rFonts w:hint="eastAsia"/>
          <w:lang w:val="en-US" w:eastAsia="zh-Hans"/>
        </w:rPr>
      </w:pPr>
      <w:r>
        <w:drawing>
          <wp:inline distT="0" distB="0" distL="114300" distR="114300">
            <wp:extent cx="4343400" cy="5305425"/>
            <wp:effectExtent l="0" t="0" r="0" b="3175"/>
            <wp:docPr id="5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4"/>
                    <pic:cNvPicPr>
                      <a:picLocks noChangeAspect="1"/>
                    </pic:cNvPicPr>
                  </pic:nvPicPr>
                  <pic:blipFill>
                    <a:blip r:embed="rId39"/>
                    <a:stretch>
                      <a:fillRect/>
                    </a:stretch>
                  </pic:blipFill>
                  <pic:spPr>
                    <a:xfrm>
                      <a:off x="0" y="0"/>
                      <a:ext cx="4343400" cy="5305425"/>
                    </a:xfrm>
                    <a:prstGeom prst="rect">
                      <a:avLst/>
                    </a:prstGeom>
                    <a:noFill/>
                    <a:ln w="9525">
                      <a:noFill/>
                    </a:ln>
                  </pic:spPr>
                </pic:pic>
              </a:graphicData>
            </a:graphic>
          </wp:inline>
        </w:drawing>
      </w:r>
    </w:p>
    <w:p/>
    <w:p>
      <w:pPr>
        <w:pStyle w:val="6"/>
        <w:numPr>
          <w:ilvl w:val="2"/>
          <w:numId w:val="0"/>
        </w:numPr>
        <w:bidi w:val="0"/>
        <w:ind w:leftChars="0"/>
        <w:rPr>
          <w:rFonts w:hint="eastAsia"/>
          <w:lang w:val="en-US" w:eastAsia="zh-Hans"/>
        </w:rPr>
      </w:pPr>
      <w:bookmarkStart w:id="160" w:name="_Toc1309530499"/>
      <w:r>
        <w:t>5.5.2</w:t>
      </w:r>
      <w:r>
        <w:rPr>
          <w:rFonts w:hint="eastAsia"/>
          <w:lang w:val="en-US" w:eastAsia="zh-Hans"/>
        </w:rPr>
        <w:t>线索碰撞</w:t>
      </w:r>
      <w:bookmarkEnd w:id="160"/>
    </w:p>
    <w:p>
      <w:pPr>
        <w:pStyle w:val="7"/>
        <w:numPr>
          <w:ilvl w:val="-1"/>
          <w:numId w:val="0"/>
        </w:numPr>
        <w:bidi w:val="0"/>
        <w:ind w:left="0" w:leftChars="0" w:firstLine="0"/>
        <w:outlineLvl w:val="3"/>
        <w:rPr>
          <w:rFonts w:hint="eastAsia"/>
          <w:lang w:val="en-US" w:eastAsia="zh-Hans"/>
        </w:rPr>
      </w:pPr>
      <w:r>
        <w:t>5.5.2.1</w:t>
      </w:r>
      <w:r>
        <w:rPr>
          <w:rFonts w:hint="eastAsia"/>
          <w:lang w:val="en-US" w:eastAsia="zh-Hans"/>
        </w:rPr>
        <w:t>功能描述</w:t>
      </w:r>
    </w:p>
    <w:p>
      <w:pPr>
        <w:pStyle w:val="2"/>
        <w:numPr>
          <w:ilvl w:val="-1"/>
          <w:numId w:val="0"/>
        </w:numPr>
        <w:ind w:left="0" w:leftChars="0" w:firstLine="480" w:firstLineChars="0"/>
        <w:rPr>
          <w:rFonts w:hint="eastAsia"/>
          <w:lang w:val="en-US" w:eastAsia="zh-Hans"/>
        </w:rPr>
      </w:pPr>
      <w:r>
        <w:rPr>
          <w:rFonts w:hint="eastAsia"/>
          <w:lang w:eastAsia="zh-Hans"/>
        </w:rPr>
        <w:t>支持基于“</w:t>
      </w:r>
      <w:r>
        <w:rPr>
          <w:rFonts w:hint="eastAsia"/>
          <w:lang w:val="en-US" w:eastAsia="zh-Hans"/>
        </w:rPr>
        <w:t>我的</w:t>
      </w:r>
      <w:r>
        <w:rPr>
          <w:rFonts w:hint="eastAsia"/>
          <w:lang w:eastAsia="zh-Hans"/>
        </w:rPr>
        <w:t>线索”</w:t>
      </w:r>
      <w:r>
        <w:rPr>
          <w:rFonts w:hint="eastAsia"/>
          <w:lang w:val="en-US" w:eastAsia="zh-Hans"/>
        </w:rPr>
        <w:t>内保存的人员、车辆、侦码，实现多线索间的</w:t>
      </w:r>
      <w:r>
        <w:rPr>
          <w:rFonts w:hint="eastAsia"/>
          <w:lang w:eastAsia="zh-Hans"/>
        </w:rPr>
        <w:t>交并差分析，</w:t>
      </w:r>
      <w:r>
        <w:rPr>
          <w:rFonts w:hint="eastAsia"/>
          <w:lang w:val="en-US" w:eastAsia="zh-Hans"/>
        </w:rPr>
        <w:t>可查看分析后生成结果，并支持分析后新线索的保存。</w:t>
      </w:r>
    </w:p>
    <w:p>
      <w:pPr>
        <w:pStyle w:val="7"/>
        <w:numPr>
          <w:ilvl w:val="-1"/>
          <w:numId w:val="0"/>
        </w:numPr>
        <w:bidi w:val="0"/>
        <w:ind w:left="0" w:leftChars="0" w:firstLine="0"/>
        <w:outlineLvl w:val="3"/>
        <w:rPr>
          <w:rFonts w:hint="eastAsia"/>
          <w:lang w:val="en-US" w:eastAsia="zh-Hans"/>
        </w:rPr>
      </w:pPr>
      <w:r>
        <w:t>5.5.2.2</w:t>
      </w:r>
      <w:r>
        <w:rPr>
          <w:rFonts w:hint="eastAsia"/>
          <w:lang w:val="en-US" w:eastAsia="zh-Hans"/>
        </w:rPr>
        <w:t>功能流程</w:t>
      </w:r>
    </w:p>
    <w:p>
      <w:pPr>
        <w:pStyle w:val="2"/>
        <w:numPr>
          <w:ilvl w:val="-1"/>
          <w:numId w:val="0"/>
        </w:numPr>
        <w:ind w:left="0" w:leftChars="0" w:firstLine="480" w:firstLineChars="0"/>
      </w:pPr>
      <w:r>
        <w:drawing>
          <wp:inline distT="0" distB="0" distL="114300" distR="114300">
            <wp:extent cx="2826385" cy="4121150"/>
            <wp:effectExtent l="0" t="0" r="18415" b="19050"/>
            <wp:docPr id="5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5"/>
                    <pic:cNvPicPr>
                      <a:picLocks noChangeAspect="1"/>
                    </pic:cNvPicPr>
                  </pic:nvPicPr>
                  <pic:blipFill>
                    <a:blip r:embed="rId40"/>
                    <a:stretch>
                      <a:fillRect/>
                    </a:stretch>
                  </pic:blipFill>
                  <pic:spPr>
                    <a:xfrm>
                      <a:off x="0" y="0"/>
                      <a:ext cx="2826385" cy="4121150"/>
                    </a:xfrm>
                    <a:prstGeom prst="rect">
                      <a:avLst/>
                    </a:prstGeom>
                    <a:noFill/>
                    <a:ln w="9525">
                      <a:noFill/>
                    </a:ln>
                  </pic:spPr>
                </pic:pic>
              </a:graphicData>
            </a:graphic>
          </wp:inline>
        </w:drawing>
      </w:r>
    </w:p>
    <w:p>
      <w:pPr>
        <w:pStyle w:val="6"/>
        <w:numPr>
          <w:ilvl w:val="2"/>
          <w:numId w:val="0"/>
        </w:numPr>
        <w:bidi w:val="0"/>
        <w:ind w:leftChars="0"/>
        <w:rPr>
          <w:rFonts w:hint="eastAsia"/>
          <w:lang w:val="en-US" w:eastAsia="zh-Hans"/>
        </w:rPr>
      </w:pPr>
      <w:bookmarkStart w:id="161" w:name="_Toc1866682237"/>
      <w:r>
        <w:t>5.5.3</w:t>
      </w:r>
      <w:r>
        <w:rPr>
          <w:rFonts w:hint="eastAsia"/>
          <w:lang w:val="en-US" w:eastAsia="zh-Hans"/>
        </w:rPr>
        <w:t>多库碰撞</w:t>
      </w:r>
      <w:bookmarkEnd w:id="161"/>
    </w:p>
    <w:p>
      <w:pPr>
        <w:pStyle w:val="7"/>
        <w:numPr>
          <w:ilvl w:val="-1"/>
          <w:numId w:val="0"/>
        </w:numPr>
        <w:bidi w:val="0"/>
        <w:ind w:left="0" w:leftChars="0" w:firstLine="0"/>
        <w:outlineLvl w:val="3"/>
        <w:rPr>
          <w:rFonts w:hint="eastAsia"/>
          <w:lang w:val="en-US" w:eastAsia="zh-Hans"/>
        </w:rPr>
      </w:pPr>
      <w:r>
        <w:t>5.5.3.1</w:t>
      </w:r>
      <w:r>
        <w:rPr>
          <w:rFonts w:hint="eastAsia"/>
          <w:lang w:val="en-US" w:eastAsia="zh-Hans"/>
        </w:rPr>
        <w:t>功能描述</w:t>
      </w:r>
    </w:p>
    <w:p>
      <w:pPr>
        <w:ind w:firstLine="480"/>
        <w:rPr>
          <w:rFonts w:hint="eastAsia"/>
          <w:lang w:val="en-US" w:eastAsia="zh-Hans"/>
        </w:rPr>
      </w:pPr>
      <w:r>
        <w:rPr>
          <w:rFonts w:hint="eastAsia"/>
          <w:lang w:eastAsia="zh-Hans"/>
        </w:rPr>
        <w:t>支持基于</w:t>
      </w:r>
      <w:r>
        <w:rPr>
          <w:rFonts w:hint="eastAsia"/>
          <w:lang w:val="en-US" w:eastAsia="zh-Hans"/>
        </w:rPr>
        <w:t>不同</w:t>
      </w:r>
      <w:r>
        <w:rPr>
          <w:rFonts w:hint="eastAsia"/>
          <w:lang w:eastAsia="zh-Hans"/>
        </w:rPr>
        <w:t>专题库，</w:t>
      </w:r>
      <w:r>
        <w:rPr>
          <w:rFonts w:hint="eastAsia"/>
          <w:lang w:val="en-US" w:eastAsia="zh-Hans"/>
        </w:rPr>
        <w:t>相同类型</w:t>
      </w:r>
      <w:r>
        <w:rPr>
          <w:rFonts w:hint="eastAsia"/>
          <w:lang w:eastAsia="zh-Hans"/>
        </w:rPr>
        <w:t>实体（</w:t>
      </w:r>
      <w:r>
        <w:rPr>
          <w:rFonts w:hint="eastAsia"/>
          <w:lang w:val="en-US" w:eastAsia="zh-Hans"/>
        </w:rPr>
        <w:t>同人员、同车辆、同侦码</w:t>
      </w:r>
      <w:r>
        <w:rPr>
          <w:rFonts w:hint="eastAsia"/>
          <w:lang w:eastAsia="zh-Hans"/>
        </w:rPr>
        <w:t>）的交并差分析。</w:t>
      </w:r>
      <w:r>
        <w:rPr>
          <w:rFonts w:hint="eastAsia"/>
          <w:lang w:val="en-US" w:eastAsia="zh-Hans"/>
        </w:rPr>
        <w:t>支持分析后结果添加为新的专题库。</w:t>
      </w:r>
    </w:p>
    <w:p>
      <w:pPr>
        <w:pStyle w:val="7"/>
        <w:numPr>
          <w:ilvl w:val="-1"/>
          <w:numId w:val="0"/>
        </w:numPr>
        <w:bidi w:val="0"/>
        <w:ind w:left="0" w:leftChars="0" w:firstLine="0"/>
        <w:outlineLvl w:val="3"/>
        <w:rPr>
          <w:rFonts w:hint="eastAsia"/>
          <w:lang w:val="en-US" w:eastAsia="zh-Hans"/>
        </w:rPr>
      </w:pPr>
      <w:r>
        <w:t>5.5.3.2</w:t>
      </w:r>
      <w:r>
        <w:rPr>
          <w:rFonts w:hint="eastAsia"/>
          <w:lang w:val="en-US" w:eastAsia="zh-Hans"/>
        </w:rPr>
        <w:t>功能流程</w:t>
      </w:r>
    </w:p>
    <w:p>
      <w:pPr>
        <w:pStyle w:val="2"/>
        <w:numPr>
          <w:ilvl w:val="-1"/>
          <w:numId w:val="0"/>
        </w:numPr>
        <w:ind w:left="0" w:leftChars="0" w:firstLine="480" w:firstLineChars="0"/>
      </w:pPr>
      <w:r>
        <w:drawing>
          <wp:inline distT="0" distB="0" distL="114300" distR="114300">
            <wp:extent cx="3192145" cy="4616450"/>
            <wp:effectExtent l="0" t="0" r="8255" b="6350"/>
            <wp:docPr id="5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6"/>
                    <pic:cNvPicPr>
                      <a:picLocks noChangeAspect="1"/>
                    </pic:cNvPicPr>
                  </pic:nvPicPr>
                  <pic:blipFill>
                    <a:blip r:embed="rId41"/>
                    <a:stretch>
                      <a:fillRect/>
                    </a:stretch>
                  </pic:blipFill>
                  <pic:spPr>
                    <a:xfrm>
                      <a:off x="0" y="0"/>
                      <a:ext cx="3192145" cy="4616450"/>
                    </a:xfrm>
                    <a:prstGeom prst="rect">
                      <a:avLst/>
                    </a:prstGeom>
                    <a:noFill/>
                    <a:ln w="9525">
                      <a:noFill/>
                    </a:ln>
                  </pic:spPr>
                </pic:pic>
              </a:graphicData>
            </a:graphic>
          </wp:inline>
        </w:drawing>
      </w:r>
    </w:p>
    <w:p>
      <w:pPr>
        <w:pStyle w:val="2"/>
        <w:numPr>
          <w:ilvl w:val="-1"/>
          <w:numId w:val="0"/>
        </w:numPr>
        <w:ind w:left="0" w:leftChars="0" w:firstLine="480" w:firstLineChars="0"/>
      </w:pPr>
    </w:p>
    <w:p>
      <w:pPr>
        <w:pStyle w:val="6"/>
        <w:numPr>
          <w:ilvl w:val="2"/>
          <w:numId w:val="0"/>
        </w:numPr>
        <w:bidi w:val="0"/>
        <w:ind w:leftChars="0"/>
        <w:rPr>
          <w:rFonts w:hint="eastAsia"/>
          <w:lang w:val="en-US" w:eastAsia="zh-Hans"/>
        </w:rPr>
      </w:pPr>
      <w:bookmarkStart w:id="162" w:name="_Toc739758236"/>
      <w:r>
        <w:t>5.5.4</w:t>
      </w:r>
      <w:r>
        <w:rPr>
          <w:rFonts w:hint="eastAsia"/>
          <w:lang w:val="en-US" w:eastAsia="zh-Hans"/>
        </w:rPr>
        <w:t>人脸1:1比对</w:t>
      </w:r>
      <w:bookmarkEnd w:id="162"/>
    </w:p>
    <w:p>
      <w:pPr>
        <w:pStyle w:val="7"/>
        <w:numPr>
          <w:ilvl w:val="-1"/>
          <w:numId w:val="0"/>
        </w:numPr>
        <w:bidi w:val="0"/>
        <w:ind w:left="0" w:leftChars="0" w:firstLine="0"/>
        <w:outlineLvl w:val="3"/>
        <w:rPr>
          <w:rFonts w:hint="eastAsia"/>
          <w:lang w:val="en-US" w:eastAsia="zh-Hans"/>
        </w:rPr>
      </w:pPr>
      <w:r>
        <w:t>5.5.4.1</w:t>
      </w:r>
      <w:r>
        <w:rPr>
          <w:rFonts w:hint="eastAsia"/>
          <w:lang w:val="en-US" w:eastAsia="zh-Hans"/>
        </w:rPr>
        <w:t>功能描述</w:t>
      </w:r>
    </w:p>
    <w:p>
      <w:pPr>
        <w:rPr>
          <w:rFonts w:hint="eastAsia"/>
          <w:lang w:val="en-US" w:eastAsia="zh-Hans"/>
        </w:rPr>
      </w:pPr>
      <w:r>
        <w:rPr>
          <w:rFonts w:hint="eastAsia"/>
          <w:lang w:eastAsia="zh-Hans"/>
        </w:rPr>
        <w:t>支持通过上传2张人脸照片，比对照片相似度。</w:t>
      </w:r>
    </w:p>
    <w:p>
      <w:pPr>
        <w:pStyle w:val="7"/>
        <w:numPr>
          <w:ilvl w:val="-1"/>
          <w:numId w:val="0"/>
        </w:numPr>
        <w:bidi w:val="0"/>
        <w:ind w:left="0" w:leftChars="0" w:firstLine="0"/>
        <w:outlineLvl w:val="3"/>
        <w:rPr>
          <w:rFonts w:hint="eastAsia"/>
          <w:lang w:val="en-US" w:eastAsia="zh-Hans"/>
        </w:rPr>
      </w:pPr>
      <w:r>
        <w:t>5.5.4.2</w:t>
      </w:r>
      <w:r>
        <w:rPr>
          <w:rFonts w:hint="eastAsia"/>
          <w:lang w:val="en-US" w:eastAsia="zh-Hans"/>
        </w:rPr>
        <w:t>功能流程</w:t>
      </w:r>
    </w:p>
    <w:p>
      <w:pPr>
        <w:pStyle w:val="2"/>
        <w:numPr>
          <w:ilvl w:val="-1"/>
          <w:numId w:val="0"/>
        </w:numPr>
        <w:ind w:left="0" w:leftChars="0" w:firstLine="0" w:firstLineChars="0"/>
        <w:rPr>
          <w:rFonts w:hint="eastAsia"/>
          <w:lang w:val="en-US" w:eastAsia="zh-Hans"/>
        </w:rPr>
      </w:pPr>
      <w:r>
        <w:drawing>
          <wp:inline distT="0" distB="0" distL="114300" distR="114300">
            <wp:extent cx="1136015" cy="2568575"/>
            <wp:effectExtent l="0" t="0" r="6985" b="22225"/>
            <wp:docPr id="5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7"/>
                    <pic:cNvPicPr>
                      <a:picLocks noChangeAspect="1"/>
                    </pic:cNvPicPr>
                  </pic:nvPicPr>
                  <pic:blipFill>
                    <a:blip r:embed="rId42"/>
                    <a:stretch>
                      <a:fillRect/>
                    </a:stretch>
                  </pic:blipFill>
                  <pic:spPr>
                    <a:xfrm>
                      <a:off x="0" y="0"/>
                      <a:ext cx="1136015" cy="2568575"/>
                    </a:xfrm>
                    <a:prstGeom prst="rect">
                      <a:avLst/>
                    </a:prstGeom>
                    <a:noFill/>
                    <a:ln w="9525">
                      <a:noFill/>
                    </a:ln>
                  </pic:spPr>
                </pic:pic>
              </a:graphicData>
            </a:graphic>
          </wp:inline>
        </w:drawing>
      </w:r>
    </w:p>
    <w:p>
      <w:pPr>
        <w:pStyle w:val="5"/>
        <w:numPr>
          <w:ilvl w:val="1"/>
          <w:numId w:val="0"/>
        </w:numPr>
        <w:ind w:leftChars="0"/>
      </w:pPr>
      <w:bookmarkStart w:id="163" w:name="_Toc1333839969"/>
      <w:bookmarkStart w:id="164" w:name="_Toc1632229030"/>
      <w:bookmarkStart w:id="165" w:name="_Toc2092616372"/>
      <w:bookmarkStart w:id="166" w:name="_Toc1047069227"/>
      <w:bookmarkStart w:id="167" w:name="_Toc631397601"/>
      <w:r>
        <w:rPr>
          <w:rFonts w:hint="default"/>
        </w:rPr>
        <w:t>5.6</w:t>
      </w:r>
      <w:r>
        <w:rPr>
          <w:rFonts w:hint="eastAsia"/>
          <w:lang w:val="en-US" w:eastAsia="zh-Hans"/>
        </w:rPr>
        <w:t>标签</w:t>
      </w:r>
      <w:r>
        <w:rPr>
          <w:rFonts w:hint="eastAsia"/>
        </w:rPr>
        <w:t>分析</w:t>
      </w:r>
      <w:r>
        <w:rPr>
          <w:rFonts w:hint="eastAsia"/>
          <w:lang w:eastAsia="zh-Hans"/>
        </w:rPr>
        <w:t>（</w:t>
      </w:r>
      <w:r>
        <w:rPr>
          <w:rFonts w:hint="eastAsia"/>
          <w:lang w:val="en-US" w:eastAsia="zh-Hans"/>
        </w:rPr>
        <w:t>略</w:t>
      </w:r>
      <w:r>
        <w:rPr>
          <w:rFonts w:hint="eastAsia"/>
          <w:lang w:eastAsia="zh-Hans"/>
        </w:rPr>
        <w:t>）</w:t>
      </w:r>
      <w:bookmarkEnd w:id="163"/>
    </w:p>
    <w:p>
      <w:pPr>
        <w:pStyle w:val="6"/>
        <w:numPr>
          <w:ilvl w:val="2"/>
          <w:numId w:val="0"/>
        </w:numPr>
        <w:bidi w:val="0"/>
        <w:ind w:leftChars="0"/>
        <w:rPr>
          <w:rFonts w:hint="eastAsia"/>
          <w:lang w:val="en-US" w:eastAsia="zh-Hans"/>
        </w:rPr>
      </w:pPr>
      <w:bookmarkStart w:id="168" w:name="_Toc266567950"/>
      <w:r>
        <w:t>5.6.1</w:t>
      </w:r>
      <w:r>
        <w:rPr>
          <w:rFonts w:hint="eastAsia"/>
          <w:lang w:val="en-US" w:eastAsia="zh-Hans"/>
        </w:rPr>
        <w:t>标签体系</w:t>
      </w:r>
      <w:bookmarkEnd w:id="168"/>
    </w:p>
    <w:p>
      <w:pPr>
        <w:pStyle w:val="6"/>
        <w:numPr>
          <w:ilvl w:val="2"/>
          <w:numId w:val="0"/>
        </w:numPr>
        <w:bidi w:val="0"/>
        <w:ind w:leftChars="0"/>
        <w:rPr>
          <w:rFonts w:hint="eastAsia"/>
          <w:lang w:val="en-US" w:eastAsia="zh-Hans"/>
        </w:rPr>
      </w:pPr>
      <w:bookmarkStart w:id="169" w:name="_Toc556648008"/>
      <w:r>
        <w:t>5.6.2</w:t>
      </w:r>
      <w:r>
        <w:rPr>
          <w:rFonts w:hint="eastAsia"/>
          <w:lang w:val="en-US" w:eastAsia="zh-Hans"/>
        </w:rPr>
        <w:t>标签积分</w:t>
      </w:r>
      <w:bookmarkEnd w:id="169"/>
    </w:p>
    <w:p>
      <w:pPr>
        <w:pStyle w:val="6"/>
        <w:numPr>
          <w:ilvl w:val="2"/>
          <w:numId w:val="0"/>
        </w:numPr>
        <w:rPr>
          <w:rFonts w:hint="eastAsia"/>
          <w:lang w:val="en-US" w:eastAsia="zh-Hans"/>
        </w:rPr>
      </w:pPr>
      <w:bookmarkStart w:id="170" w:name="_Toc1144304124"/>
      <w:r>
        <w:t>5.6.3</w:t>
      </w:r>
      <w:r>
        <w:rPr>
          <w:rFonts w:hint="eastAsia"/>
          <w:lang w:val="en-US" w:eastAsia="zh-Hans"/>
        </w:rPr>
        <w:t>标签碰撞</w:t>
      </w:r>
      <w:bookmarkEnd w:id="170"/>
    </w:p>
    <w:p>
      <w:pPr>
        <w:rPr>
          <w:rFonts w:hint="eastAsia"/>
          <w:lang w:val="en-US" w:eastAsia="zh-Hans"/>
        </w:rPr>
      </w:pPr>
    </w:p>
    <w:p>
      <w:pPr>
        <w:pStyle w:val="5"/>
        <w:numPr>
          <w:ilvl w:val="1"/>
          <w:numId w:val="0"/>
        </w:numPr>
        <w:ind w:leftChars="0"/>
        <w:rPr>
          <w:rFonts w:hint="eastAsia"/>
        </w:rPr>
      </w:pPr>
      <w:bookmarkStart w:id="171" w:name="_Toc1603353183"/>
      <w:r>
        <w:rPr>
          <w:rFonts w:hint="default"/>
        </w:rPr>
        <w:t>5.7</w:t>
      </w:r>
      <w:r>
        <w:rPr>
          <w:rFonts w:hint="eastAsia"/>
          <w:lang w:val="en-US" w:eastAsia="zh-Hans"/>
        </w:rPr>
        <w:t>多维</w:t>
      </w:r>
      <w:r>
        <w:rPr>
          <w:rFonts w:hint="eastAsia"/>
        </w:rPr>
        <w:t>分析</w:t>
      </w:r>
      <w:bookmarkEnd w:id="171"/>
    </w:p>
    <w:p>
      <w:pPr>
        <w:pStyle w:val="6"/>
        <w:numPr>
          <w:ilvl w:val="2"/>
          <w:numId w:val="0"/>
        </w:numPr>
        <w:bidi w:val="0"/>
        <w:ind w:leftChars="0"/>
        <w:rPr>
          <w:rFonts w:hint="eastAsia"/>
          <w:lang w:val="en-US" w:eastAsia="zh-Hans"/>
        </w:rPr>
      </w:pPr>
      <w:bookmarkStart w:id="172" w:name="_Toc932144125"/>
      <w:r>
        <w:t>5.7.1</w:t>
      </w:r>
      <w:r>
        <w:rPr>
          <w:rFonts w:hint="eastAsia"/>
          <w:lang w:val="en-US" w:eastAsia="zh-Hans"/>
        </w:rPr>
        <w:t>功能描述</w:t>
      </w:r>
      <w:bookmarkEnd w:id="172"/>
    </w:p>
    <w:p>
      <w:pPr>
        <w:ind w:firstLine="480"/>
        <w:rPr>
          <w:rFonts w:hint="eastAsia"/>
          <w:lang w:val="en-US" w:eastAsia="zh-Hans"/>
        </w:rPr>
      </w:pPr>
      <w:r>
        <w:rPr>
          <w:rFonts w:hint="eastAsia"/>
          <w:lang w:val="en-US" w:eastAsia="zh-Hans"/>
        </w:rPr>
        <w:t>基于</w:t>
      </w:r>
      <w:r>
        <w:rPr>
          <w:rFonts w:hint="eastAsia"/>
          <w:lang w:eastAsia="zh-Hans"/>
        </w:rPr>
        <w:t>关系分析、关联分析、时空碰撞、轨迹分析、标签分析</w:t>
      </w:r>
      <w:r>
        <w:rPr>
          <w:rFonts w:hint="eastAsia"/>
          <w:lang w:val="en-US" w:eastAsia="zh-Hans"/>
        </w:rPr>
        <w:t>等功能，实现多维综合分析研判。</w:t>
      </w:r>
    </w:p>
    <w:p>
      <w:pPr>
        <w:pStyle w:val="6"/>
        <w:numPr>
          <w:ilvl w:val="2"/>
          <w:numId w:val="0"/>
        </w:numPr>
        <w:bidi w:val="0"/>
        <w:ind w:leftChars="0"/>
        <w:rPr>
          <w:rFonts w:hint="eastAsia"/>
          <w:lang w:val="en-US" w:eastAsia="zh-Hans"/>
        </w:rPr>
      </w:pPr>
      <w:bookmarkStart w:id="173" w:name="_Toc653104010"/>
      <w:r>
        <w:t>5.7.2</w:t>
      </w:r>
      <w:r>
        <w:rPr>
          <w:rFonts w:hint="eastAsia"/>
          <w:lang w:val="en-US" w:eastAsia="zh-Hans"/>
        </w:rPr>
        <w:t>功能流程</w:t>
      </w:r>
      <w:bookmarkEnd w:id="173"/>
    </w:p>
    <w:p>
      <w:pPr>
        <w:rPr>
          <w:rFonts w:hint="eastAsia" w:eastAsia="宋体"/>
          <w:lang w:val="en-US" w:eastAsia="zh-Hans"/>
        </w:rPr>
      </w:pPr>
      <w:r>
        <w:rPr>
          <w:rFonts w:hint="eastAsia"/>
          <w:lang w:val="en-US" w:eastAsia="zh-Hans"/>
        </w:rPr>
        <w:t>略</w:t>
      </w:r>
    </w:p>
    <w:p>
      <w:pPr>
        <w:pStyle w:val="5"/>
        <w:numPr>
          <w:ilvl w:val="1"/>
          <w:numId w:val="0"/>
        </w:numPr>
        <w:ind w:leftChars="0"/>
        <w:rPr>
          <w:rFonts w:hint="eastAsia"/>
        </w:rPr>
      </w:pPr>
      <w:bookmarkStart w:id="174" w:name="_Toc930176253"/>
      <w:r>
        <w:rPr>
          <w:rFonts w:hint="default"/>
        </w:rPr>
        <w:t>5.8</w:t>
      </w:r>
      <w:r>
        <w:rPr>
          <w:rFonts w:hint="eastAsia"/>
          <w:lang w:val="en-US" w:eastAsia="zh-Hans"/>
        </w:rPr>
        <w:t>我的线索</w:t>
      </w:r>
      <w:bookmarkEnd w:id="174"/>
    </w:p>
    <w:p>
      <w:pPr>
        <w:pStyle w:val="6"/>
        <w:numPr>
          <w:ilvl w:val="2"/>
          <w:numId w:val="0"/>
        </w:numPr>
        <w:bidi w:val="0"/>
        <w:ind w:leftChars="0"/>
        <w:rPr>
          <w:rFonts w:hint="eastAsia"/>
          <w:lang w:val="en-US" w:eastAsia="zh-Hans"/>
        </w:rPr>
      </w:pPr>
      <w:bookmarkStart w:id="175" w:name="_Toc1938817658"/>
      <w:r>
        <w:t>5.8.1</w:t>
      </w:r>
      <w:r>
        <w:rPr>
          <w:rFonts w:hint="eastAsia"/>
          <w:lang w:val="en-US" w:eastAsia="zh-Hans"/>
        </w:rPr>
        <w:t>线索管理</w:t>
      </w:r>
      <w:bookmarkEnd w:id="175"/>
    </w:p>
    <w:p>
      <w:pPr>
        <w:pStyle w:val="7"/>
        <w:numPr>
          <w:ilvl w:val="-1"/>
          <w:numId w:val="0"/>
        </w:numPr>
        <w:bidi w:val="0"/>
        <w:ind w:left="0" w:leftChars="0" w:firstLine="0"/>
        <w:outlineLvl w:val="3"/>
        <w:rPr>
          <w:rFonts w:hint="eastAsia"/>
          <w:lang w:val="en-US" w:eastAsia="zh-Hans"/>
        </w:rPr>
      </w:pPr>
      <w:r>
        <w:t>5.8.1.1</w:t>
      </w:r>
      <w:r>
        <w:rPr>
          <w:rFonts w:hint="eastAsia"/>
          <w:lang w:val="en-US" w:eastAsia="zh-Hans"/>
        </w:rPr>
        <w:t>功能描述</w:t>
      </w:r>
    </w:p>
    <w:p>
      <w:pPr>
        <w:ind w:firstLine="480"/>
        <w:rPr>
          <w:rFonts w:hint="eastAsia"/>
          <w:lang w:val="en-US" w:eastAsia="zh-Hans"/>
        </w:rPr>
      </w:pPr>
      <w:r>
        <w:rPr>
          <w:rFonts w:hint="eastAsia"/>
          <w:lang w:eastAsia="zh-Hans"/>
        </w:rPr>
        <w:t>支持线索创建、删除、</w:t>
      </w:r>
      <w:r>
        <w:rPr>
          <w:rFonts w:hint="eastAsia"/>
          <w:lang w:val="en-US" w:eastAsia="zh-Hans"/>
        </w:rPr>
        <w:t>多线索</w:t>
      </w:r>
      <w:r>
        <w:rPr>
          <w:rFonts w:hint="eastAsia"/>
          <w:lang w:eastAsia="zh-Hans"/>
        </w:rPr>
        <w:t>合并、</w:t>
      </w:r>
      <w:r>
        <w:rPr>
          <w:rFonts w:hint="eastAsia"/>
          <w:lang w:val="en-US" w:eastAsia="zh-Hans"/>
        </w:rPr>
        <w:t>收藏</w:t>
      </w:r>
      <w:r>
        <w:rPr>
          <w:rFonts w:hint="eastAsia"/>
          <w:lang w:eastAsia="zh-Hans"/>
        </w:rPr>
        <w:t>（</w:t>
      </w:r>
      <w:r>
        <w:rPr>
          <w:rFonts w:hint="eastAsia"/>
          <w:lang w:val="en-US" w:eastAsia="zh-Hans"/>
        </w:rPr>
        <w:t>星标置顶）、</w:t>
      </w:r>
      <w:r>
        <w:rPr>
          <w:rFonts w:hint="eastAsia"/>
          <w:lang w:eastAsia="zh-Hans"/>
        </w:rPr>
        <w:t>导出。</w:t>
      </w:r>
      <w:r>
        <w:rPr>
          <w:rFonts w:hint="eastAsia"/>
          <w:lang w:val="en-US" w:eastAsia="zh-Hans"/>
        </w:rPr>
        <w:t>支持预览线索内实体（人员、车辆、侦码）信息，支持对单线索进行多维分析。</w:t>
      </w:r>
    </w:p>
    <w:p>
      <w:pPr>
        <w:pStyle w:val="7"/>
        <w:numPr>
          <w:ilvl w:val="-1"/>
          <w:numId w:val="0"/>
        </w:numPr>
        <w:bidi w:val="0"/>
        <w:ind w:left="0" w:leftChars="0" w:firstLine="0"/>
        <w:outlineLvl w:val="3"/>
        <w:rPr>
          <w:rFonts w:hint="eastAsia"/>
          <w:lang w:val="en-US" w:eastAsia="zh-Hans"/>
        </w:rPr>
      </w:pPr>
      <w:r>
        <w:t>5.8.1.2</w:t>
      </w:r>
      <w:r>
        <w:rPr>
          <w:rFonts w:hint="eastAsia"/>
          <w:lang w:val="en-US" w:eastAsia="zh-Hans"/>
        </w:rPr>
        <w:t>功能流程</w:t>
      </w:r>
    </w:p>
    <w:p>
      <w:pPr>
        <w:ind w:firstLine="0"/>
        <w:rPr>
          <w:rFonts w:hint="eastAsia"/>
          <w:lang w:val="en-US" w:eastAsia="zh-Hans"/>
        </w:rPr>
      </w:pPr>
      <w:r>
        <w:rPr>
          <w:rFonts w:hint="eastAsia"/>
          <w:lang w:val="en-US" w:eastAsia="zh-Hans"/>
        </w:rPr>
        <w:t>略</w:t>
      </w:r>
    </w:p>
    <w:p>
      <w:pPr>
        <w:pStyle w:val="6"/>
        <w:numPr>
          <w:ilvl w:val="2"/>
          <w:numId w:val="0"/>
        </w:numPr>
        <w:bidi w:val="0"/>
        <w:ind w:leftChars="0"/>
        <w:rPr>
          <w:rFonts w:hint="eastAsia"/>
          <w:lang w:val="en-US" w:eastAsia="zh-Hans"/>
        </w:rPr>
      </w:pPr>
      <w:bookmarkStart w:id="176" w:name="_Toc1939002075"/>
      <w:r>
        <w:t>5.8.2</w:t>
      </w:r>
      <w:r>
        <w:rPr>
          <w:rFonts w:hint="eastAsia"/>
          <w:lang w:val="en-US" w:eastAsia="zh-Hans"/>
        </w:rPr>
        <w:t>线索上传（略）</w:t>
      </w:r>
      <w:bookmarkEnd w:id="176"/>
    </w:p>
    <w:p>
      <w:pPr>
        <w:pStyle w:val="6"/>
        <w:numPr>
          <w:ilvl w:val="2"/>
          <w:numId w:val="0"/>
        </w:numPr>
        <w:bidi w:val="0"/>
        <w:ind w:leftChars="0"/>
        <w:rPr>
          <w:rFonts w:hint="eastAsia"/>
          <w:lang w:val="en-US" w:eastAsia="zh-Hans"/>
        </w:rPr>
      </w:pPr>
      <w:bookmarkStart w:id="177" w:name="_Toc743531300"/>
      <w:r>
        <w:t>5.8.3</w:t>
      </w:r>
      <w:r>
        <w:rPr>
          <w:rFonts w:hint="eastAsia"/>
          <w:lang w:val="en-US" w:eastAsia="zh-Hans"/>
        </w:rPr>
        <w:t>共享协作（略）</w:t>
      </w:r>
      <w:bookmarkEnd w:id="177"/>
    </w:p>
    <w:p>
      <w:pPr>
        <w:rPr>
          <w:rFonts w:hint="eastAsia"/>
          <w:lang w:val="en-US" w:eastAsia="zh-Hans"/>
        </w:rPr>
      </w:pPr>
    </w:p>
    <w:p>
      <w:pPr>
        <w:pStyle w:val="4"/>
        <w:numPr>
          <w:ilvl w:val="0"/>
          <w:numId w:val="5"/>
        </w:numPr>
      </w:pPr>
      <w:bookmarkStart w:id="178" w:name="_Toc323217207"/>
      <w:r>
        <w:rPr>
          <w:rFonts w:hint="eastAsia"/>
          <w:lang w:val="en-US" w:eastAsia="zh-Hans"/>
        </w:rPr>
        <w:t>数据服务（接口功能）需求</w:t>
      </w:r>
      <w:bookmarkEnd w:id="178"/>
    </w:p>
    <w:p>
      <w:pPr>
        <w:pStyle w:val="2"/>
        <w:ind w:left="0" w:leftChars="0" w:firstLine="0" w:firstLineChars="0"/>
        <w:rPr>
          <w:rFonts w:hint="eastAsia"/>
          <w:lang w:val="en-US" w:eastAsia="zh-Hans"/>
        </w:rPr>
      </w:pPr>
      <w:r>
        <w:rPr>
          <w:rFonts w:hint="eastAsia"/>
          <w:lang w:val="en-US" w:eastAsia="zh-Hans"/>
        </w:rPr>
        <w:t>【注】：为符合公安大数据规范性技术文件</w:t>
      </w:r>
      <w:r>
        <w:rPr>
          <w:rFonts w:hint="default"/>
          <w:lang w:eastAsia="zh-Hans"/>
        </w:rPr>
        <w:t>GA/DSJ 251-2019</w:t>
      </w:r>
      <w:r>
        <w:rPr>
          <w:rFonts w:hint="eastAsia"/>
          <w:lang w:val="en-US" w:eastAsia="zh-Hans"/>
        </w:rPr>
        <w:t>规范，同时满足研发、测试人员易读性原则，将接口类型修改为：主动推送、被动接收、被动推送和主动请求四类。对应规范为：</w:t>
      </w:r>
    </w:p>
    <w:p>
      <w:pPr>
        <w:pStyle w:val="2"/>
        <w:ind w:left="0" w:leftChars="0" w:firstLine="0" w:firstLineChars="0"/>
        <w:rPr>
          <w:rFonts w:hint="eastAsia"/>
          <w:lang w:val="en-US" w:eastAsia="zh-Hans"/>
        </w:rPr>
      </w:pPr>
      <w:r>
        <w:rPr>
          <w:rFonts w:hint="eastAsia"/>
          <w:lang w:val="en-US" w:eastAsia="zh-Hans"/>
        </w:rPr>
        <w:t>主动推送</w:t>
      </w:r>
      <w:r>
        <w:rPr>
          <w:rFonts w:hint="default"/>
          <w:lang w:eastAsia="zh-Hans"/>
        </w:rPr>
        <w:t>-</w:t>
      </w:r>
      <w:r>
        <w:rPr>
          <w:rFonts w:hint="eastAsia"/>
          <w:lang w:val="en-US" w:eastAsia="zh-Hans"/>
        </w:rPr>
        <w:t>数据推送；</w:t>
      </w:r>
    </w:p>
    <w:p>
      <w:pPr>
        <w:pStyle w:val="2"/>
        <w:ind w:left="0" w:leftChars="0" w:firstLine="0" w:firstLineChars="0"/>
        <w:rPr>
          <w:rFonts w:hint="eastAsia"/>
          <w:lang w:val="en-US" w:eastAsia="zh-Hans"/>
        </w:rPr>
      </w:pPr>
      <w:r>
        <w:rPr>
          <w:rFonts w:hint="eastAsia"/>
          <w:lang w:val="en-US" w:eastAsia="zh-Hans"/>
        </w:rPr>
        <w:t>被动接收</w:t>
      </w:r>
      <w:r>
        <w:rPr>
          <w:rFonts w:hint="default"/>
          <w:lang w:eastAsia="zh-Hans"/>
        </w:rPr>
        <w:t>-</w:t>
      </w:r>
      <w:r>
        <w:rPr>
          <w:rFonts w:hint="eastAsia"/>
          <w:lang w:val="en-US" w:eastAsia="zh-Hans"/>
        </w:rPr>
        <w:t>数据操作；</w:t>
      </w:r>
    </w:p>
    <w:p>
      <w:pPr>
        <w:pStyle w:val="2"/>
        <w:ind w:left="0" w:leftChars="0" w:firstLine="0" w:firstLineChars="0"/>
        <w:rPr>
          <w:rFonts w:hint="eastAsia"/>
          <w:lang w:val="en-US" w:eastAsia="zh-Hans"/>
        </w:rPr>
      </w:pPr>
      <w:r>
        <w:rPr>
          <w:rFonts w:hint="eastAsia"/>
          <w:lang w:val="en-US" w:eastAsia="zh-Hans"/>
        </w:rPr>
        <w:t>被动推送</w:t>
      </w:r>
      <w:r>
        <w:rPr>
          <w:rFonts w:hint="default"/>
          <w:lang w:eastAsia="zh-Hans"/>
        </w:rPr>
        <w:t>-</w:t>
      </w:r>
      <w:r>
        <w:rPr>
          <w:rFonts w:hint="eastAsia"/>
          <w:lang w:val="en-US" w:eastAsia="zh-Hans"/>
        </w:rPr>
        <w:t>比对订阅；</w:t>
      </w:r>
    </w:p>
    <w:p>
      <w:pPr>
        <w:pStyle w:val="2"/>
        <w:ind w:left="0" w:leftChars="0" w:firstLine="0" w:firstLineChars="0"/>
      </w:pPr>
      <w:r>
        <w:rPr>
          <w:rFonts w:hint="eastAsia"/>
          <w:lang w:val="en-US" w:eastAsia="zh-Hans"/>
        </w:rPr>
        <w:t>主动请求</w:t>
      </w:r>
      <w:r>
        <w:rPr>
          <w:rFonts w:hint="default"/>
          <w:lang w:eastAsia="zh-Hans"/>
        </w:rPr>
        <w:t>-</w:t>
      </w:r>
      <w:r>
        <w:rPr>
          <w:rFonts w:hint="eastAsia"/>
          <w:lang w:val="en-US" w:eastAsia="zh-Hans"/>
        </w:rPr>
        <w:t>查询建设。</w:t>
      </w:r>
    </w:p>
    <w:tbl>
      <w:tblPr>
        <w:tblStyle w:val="37"/>
        <w:tblW w:w="604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19"/>
        <w:gridCol w:w="1025"/>
        <w:gridCol w:w="1667"/>
        <w:gridCol w:w="1667"/>
        <w:gridCol w:w="705"/>
        <w:gridCol w:w="562"/>
      </w:tblGrid>
      <w:tr>
        <w:trPr>
          <w:trHeight w:val="285"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序号</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数据服务类型</w:t>
            </w:r>
          </w:p>
        </w:tc>
        <w:tc>
          <w:tcPr>
            <w:tcW w:w="20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服务细类</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接口名称</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接口类型</w:t>
            </w:r>
          </w:p>
        </w:tc>
        <w:tc>
          <w:tcPr>
            <w:tcW w:w="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优先级</w:t>
            </w:r>
          </w:p>
        </w:tc>
      </w:tr>
      <w:tr>
        <w:trPr>
          <w:trHeight w:val="285"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w:t>
            </w:r>
          </w:p>
        </w:tc>
        <w:tc>
          <w:tcPr>
            <w:tcW w:w="124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档案服务</w:t>
            </w:r>
          </w:p>
        </w:tc>
        <w:tc>
          <w:tcPr>
            <w:tcW w:w="205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人员档案服务</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人档查询</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被动推送</w:t>
            </w:r>
          </w:p>
        </w:tc>
        <w:tc>
          <w:tcPr>
            <w:tcW w:w="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w:t>
            </w:r>
          </w:p>
        </w:tc>
      </w:tr>
      <w:tr>
        <w:trPr>
          <w:trHeight w:val="285"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2</w:t>
            </w:r>
          </w:p>
        </w:tc>
        <w:tc>
          <w:tcPr>
            <w:tcW w:w="124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20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照片搜人档</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被动推送</w:t>
            </w:r>
          </w:p>
        </w:tc>
        <w:tc>
          <w:tcPr>
            <w:tcW w:w="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w:t>
            </w:r>
          </w:p>
        </w:tc>
      </w:tr>
      <w:tr>
        <w:trPr>
          <w:trHeight w:val="285"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3</w:t>
            </w:r>
          </w:p>
        </w:tc>
        <w:tc>
          <w:tcPr>
            <w:tcW w:w="124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20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标签搜人档</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被动推送</w:t>
            </w:r>
          </w:p>
        </w:tc>
        <w:tc>
          <w:tcPr>
            <w:tcW w:w="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5</w:t>
            </w:r>
          </w:p>
        </w:tc>
      </w:tr>
      <w:tr>
        <w:trPr>
          <w:trHeight w:val="285"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4</w:t>
            </w:r>
          </w:p>
        </w:tc>
        <w:tc>
          <w:tcPr>
            <w:tcW w:w="124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205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车辆档案服务</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车档查询</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被动推送</w:t>
            </w:r>
          </w:p>
        </w:tc>
        <w:tc>
          <w:tcPr>
            <w:tcW w:w="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2</w:t>
            </w:r>
          </w:p>
        </w:tc>
      </w:tr>
      <w:tr>
        <w:trPr>
          <w:trHeight w:val="285"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5</w:t>
            </w:r>
          </w:p>
        </w:tc>
        <w:tc>
          <w:tcPr>
            <w:tcW w:w="124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20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照片搜车档</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被动推送</w:t>
            </w:r>
          </w:p>
        </w:tc>
        <w:tc>
          <w:tcPr>
            <w:tcW w:w="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3</w:t>
            </w:r>
          </w:p>
        </w:tc>
      </w:tr>
      <w:tr>
        <w:trPr>
          <w:trHeight w:val="285"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6</w:t>
            </w:r>
          </w:p>
        </w:tc>
        <w:tc>
          <w:tcPr>
            <w:tcW w:w="124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20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标签搜车档</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被动推送</w:t>
            </w:r>
          </w:p>
        </w:tc>
        <w:tc>
          <w:tcPr>
            <w:tcW w:w="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5</w:t>
            </w:r>
          </w:p>
        </w:tc>
      </w:tr>
      <w:tr>
        <w:trPr>
          <w:trHeight w:val="285"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7</w:t>
            </w:r>
          </w:p>
        </w:tc>
        <w:tc>
          <w:tcPr>
            <w:tcW w:w="124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205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终端档案服务</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终端查询</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被动推送</w:t>
            </w:r>
          </w:p>
        </w:tc>
        <w:tc>
          <w:tcPr>
            <w:tcW w:w="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2</w:t>
            </w:r>
          </w:p>
        </w:tc>
      </w:tr>
      <w:tr>
        <w:trPr>
          <w:trHeight w:val="285"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8</w:t>
            </w:r>
          </w:p>
        </w:tc>
        <w:tc>
          <w:tcPr>
            <w:tcW w:w="124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20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标签搜终端档</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被动推送</w:t>
            </w:r>
          </w:p>
        </w:tc>
        <w:tc>
          <w:tcPr>
            <w:tcW w:w="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5</w:t>
            </w:r>
          </w:p>
        </w:tc>
      </w:tr>
      <w:tr>
        <w:trPr>
          <w:trHeight w:val="285"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9</w:t>
            </w:r>
          </w:p>
        </w:tc>
        <w:tc>
          <w:tcPr>
            <w:tcW w:w="124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205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卡码档案服务</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卡码建档</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被动接收</w:t>
            </w:r>
          </w:p>
        </w:tc>
        <w:tc>
          <w:tcPr>
            <w:tcW w:w="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w:t>
            </w:r>
          </w:p>
        </w:tc>
      </w:tr>
      <w:tr>
        <w:trPr>
          <w:trHeight w:val="285"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10</w:t>
            </w:r>
          </w:p>
        </w:tc>
        <w:tc>
          <w:tcPr>
            <w:tcW w:w="124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20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卡码查询</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被动推送</w:t>
            </w:r>
          </w:p>
        </w:tc>
        <w:tc>
          <w:tcPr>
            <w:tcW w:w="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2</w:t>
            </w:r>
          </w:p>
        </w:tc>
      </w:tr>
      <w:tr>
        <w:trPr>
          <w:trHeight w:val="285"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11</w:t>
            </w:r>
          </w:p>
        </w:tc>
        <w:tc>
          <w:tcPr>
            <w:tcW w:w="124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20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标签搜卡码档</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被动推送</w:t>
            </w:r>
          </w:p>
        </w:tc>
        <w:tc>
          <w:tcPr>
            <w:tcW w:w="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5</w:t>
            </w:r>
          </w:p>
        </w:tc>
      </w:tr>
      <w:tr>
        <w:trPr>
          <w:trHeight w:val="285"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12</w:t>
            </w:r>
          </w:p>
        </w:tc>
        <w:tc>
          <w:tcPr>
            <w:tcW w:w="124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关联关系</w:t>
            </w:r>
          </w:p>
        </w:tc>
        <w:tc>
          <w:tcPr>
            <w:tcW w:w="205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关联关系类型管理服务</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关联关系类型查询服务</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被动推送</w:t>
            </w:r>
          </w:p>
        </w:tc>
        <w:tc>
          <w:tcPr>
            <w:tcW w:w="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3</w:t>
            </w:r>
          </w:p>
        </w:tc>
      </w:tr>
      <w:tr>
        <w:trPr>
          <w:trHeight w:val="285"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13</w:t>
            </w:r>
          </w:p>
        </w:tc>
        <w:tc>
          <w:tcPr>
            <w:tcW w:w="124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20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关联关系类型新增服务</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被动接收</w:t>
            </w:r>
          </w:p>
        </w:tc>
        <w:tc>
          <w:tcPr>
            <w:tcW w:w="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3</w:t>
            </w:r>
          </w:p>
        </w:tc>
      </w:tr>
      <w:tr>
        <w:trPr>
          <w:trHeight w:val="285"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14</w:t>
            </w:r>
          </w:p>
        </w:tc>
        <w:tc>
          <w:tcPr>
            <w:tcW w:w="124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20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关联关系类型更新服务</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被动接收</w:t>
            </w:r>
          </w:p>
        </w:tc>
        <w:tc>
          <w:tcPr>
            <w:tcW w:w="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3</w:t>
            </w:r>
          </w:p>
        </w:tc>
      </w:tr>
      <w:tr>
        <w:trPr>
          <w:trHeight w:val="285"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15</w:t>
            </w:r>
          </w:p>
        </w:tc>
        <w:tc>
          <w:tcPr>
            <w:tcW w:w="124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20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关联关系类型删除服务</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被动接收</w:t>
            </w:r>
          </w:p>
        </w:tc>
        <w:tc>
          <w:tcPr>
            <w:tcW w:w="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3</w:t>
            </w:r>
          </w:p>
        </w:tc>
      </w:tr>
      <w:tr>
        <w:trPr>
          <w:trHeight w:val="285"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16</w:t>
            </w:r>
          </w:p>
        </w:tc>
        <w:tc>
          <w:tcPr>
            <w:tcW w:w="124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205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关联关系管理服务</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关联关系查询服务</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被动推送</w:t>
            </w:r>
          </w:p>
        </w:tc>
        <w:tc>
          <w:tcPr>
            <w:tcW w:w="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3</w:t>
            </w:r>
          </w:p>
        </w:tc>
      </w:tr>
      <w:tr>
        <w:trPr>
          <w:trHeight w:val="285"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17</w:t>
            </w:r>
          </w:p>
        </w:tc>
        <w:tc>
          <w:tcPr>
            <w:tcW w:w="124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20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关联关系新增服务</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被动接收</w:t>
            </w:r>
          </w:p>
        </w:tc>
        <w:tc>
          <w:tcPr>
            <w:tcW w:w="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3</w:t>
            </w:r>
          </w:p>
        </w:tc>
      </w:tr>
      <w:tr>
        <w:trPr>
          <w:trHeight w:val="285"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18</w:t>
            </w:r>
          </w:p>
        </w:tc>
        <w:tc>
          <w:tcPr>
            <w:tcW w:w="124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20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关联关系更新服务</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被动接收</w:t>
            </w:r>
          </w:p>
        </w:tc>
        <w:tc>
          <w:tcPr>
            <w:tcW w:w="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3</w:t>
            </w:r>
          </w:p>
        </w:tc>
      </w:tr>
      <w:tr>
        <w:trPr>
          <w:trHeight w:val="285"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19</w:t>
            </w:r>
          </w:p>
        </w:tc>
        <w:tc>
          <w:tcPr>
            <w:tcW w:w="124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20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关联关系删除服务</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被动接收</w:t>
            </w:r>
          </w:p>
        </w:tc>
        <w:tc>
          <w:tcPr>
            <w:tcW w:w="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3</w:t>
            </w:r>
          </w:p>
        </w:tc>
      </w:tr>
      <w:tr>
        <w:trPr>
          <w:trHeight w:val="285"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20</w:t>
            </w:r>
          </w:p>
        </w:tc>
        <w:tc>
          <w:tcPr>
            <w:tcW w:w="124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205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设备关联服务</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设备关联查询</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被动推送</w:t>
            </w:r>
          </w:p>
        </w:tc>
        <w:tc>
          <w:tcPr>
            <w:tcW w:w="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21</w:t>
            </w:r>
          </w:p>
        </w:tc>
        <w:tc>
          <w:tcPr>
            <w:tcW w:w="124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20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设备关联新增</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被动接收</w:t>
            </w:r>
          </w:p>
        </w:tc>
        <w:tc>
          <w:tcPr>
            <w:tcW w:w="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w:t>
            </w:r>
          </w:p>
        </w:tc>
      </w:tr>
      <w:tr>
        <w:trPr>
          <w:trHeight w:val="285"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22</w:t>
            </w:r>
          </w:p>
        </w:tc>
        <w:tc>
          <w:tcPr>
            <w:tcW w:w="124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20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设备关联更新</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被动接收</w:t>
            </w:r>
          </w:p>
        </w:tc>
        <w:tc>
          <w:tcPr>
            <w:tcW w:w="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w:t>
            </w:r>
          </w:p>
        </w:tc>
      </w:tr>
      <w:tr>
        <w:trPr>
          <w:trHeight w:val="285"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23</w:t>
            </w:r>
          </w:p>
        </w:tc>
        <w:tc>
          <w:tcPr>
            <w:tcW w:w="124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20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设备关联删除</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被动接收</w:t>
            </w:r>
          </w:p>
        </w:tc>
        <w:tc>
          <w:tcPr>
            <w:tcW w:w="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1</w:t>
            </w:r>
          </w:p>
        </w:tc>
      </w:tr>
      <w:tr>
        <w:trPr>
          <w:trHeight w:val="285"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24</w:t>
            </w:r>
          </w:p>
        </w:tc>
        <w:tc>
          <w:tcPr>
            <w:tcW w:w="124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时空碰撞</w:t>
            </w:r>
          </w:p>
        </w:tc>
        <w:tc>
          <w:tcPr>
            <w:tcW w:w="20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单条件查询服务</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被动推送</w:t>
            </w:r>
          </w:p>
        </w:tc>
        <w:tc>
          <w:tcPr>
            <w:tcW w:w="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2</w:t>
            </w:r>
          </w:p>
        </w:tc>
      </w:tr>
      <w:tr>
        <w:trPr>
          <w:trHeight w:val="285"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25</w:t>
            </w:r>
          </w:p>
        </w:tc>
        <w:tc>
          <w:tcPr>
            <w:tcW w:w="124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20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多条件碰撞服务</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被动推送</w:t>
            </w:r>
          </w:p>
        </w:tc>
        <w:tc>
          <w:tcPr>
            <w:tcW w:w="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完成</w:t>
            </w:r>
          </w:p>
        </w:tc>
      </w:tr>
      <w:tr>
        <w:trPr>
          <w:trHeight w:val="285"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26</w:t>
            </w:r>
          </w:p>
        </w:tc>
        <w:tc>
          <w:tcPr>
            <w:tcW w:w="124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数据碰撞</w:t>
            </w:r>
          </w:p>
        </w:tc>
        <w:tc>
          <w:tcPr>
            <w:tcW w:w="20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交集服务</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被动推送</w:t>
            </w:r>
          </w:p>
        </w:tc>
        <w:tc>
          <w:tcPr>
            <w:tcW w:w="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完成</w:t>
            </w:r>
          </w:p>
        </w:tc>
      </w:tr>
      <w:tr>
        <w:trPr>
          <w:trHeight w:val="285"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27</w:t>
            </w:r>
          </w:p>
        </w:tc>
        <w:tc>
          <w:tcPr>
            <w:tcW w:w="124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20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并集服务</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被动推送</w:t>
            </w:r>
          </w:p>
        </w:tc>
        <w:tc>
          <w:tcPr>
            <w:tcW w:w="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完成</w:t>
            </w:r>
          </w:p>
        </w:tc>
      </w:tr>
      <w:tr>
        <w:trPr>
          <w:trHeight w:val="285"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28</w:t>
            </w:r>
          </w:p>
        </w:tc>
        <w:tc>
          <w:tcPr>
            <w:tcW w:w="124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16"/>
                <w:szCs w:val="16"/>
                <w:u w:val="none"/>
              </w:rPr>
            </w:pPr>
          </w:p>
        </w:tc>
        <w:tc>
          <w:tcPr>
            <w:tcW w:w="20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w:t>
            </w:r>
          </w:p>
        </w:tc>
        <w:tc>
          <w:tcPr>
            <w:tcW w:w="7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差集服务</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被动推送</w:t>
            </w:r>
          </w:p>
        </w:tc>
        <w:tc>
          <w:tcPr>
            <w:tcW w:w="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完成</w:t>
            </w:r>
          </w:p>
        </w:tc>
      </w:tr>
      <w:tr>
        <w:trPr>
          <w:trHeight w:val="285"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29</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标签服务</w:t>
            </w:r>
          </w:p>
        </w:tc>
        <w:tc>
          <w:tcPr>
            <w:tcW w:w="411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略</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略</w:t>
            </w:r>
          </w:p>
        </w:tc>
        <w:tc>
          <w:tcPr>
            <w:tcW w:w="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5</w:t>
            </w:r>
          </w:p>
        </w:tc>
      </w:tr>
      <w:tr>
        <w:trPr>
          <w:trHeight w:val="285"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30</w:t>
            </w: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统计服务</w:t>
            </w:r>
          </w:p>
        </w:tc>
        <w:tc>
          <w:tcPr>
            <w:tcW w:w="411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略</w:t>
            </w:r>
          </w:p>
        </w:tc>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略</w:t>
            </w:r>
          </w:p>
        </w:tc>
        <w:tc>
          <w:tcPr>
            <w:tcW w:w="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16"/>
                <w:szCs w:val="16"/>
                <w:u w:val="none"/>
              </w:rPr>
            </w:pPr>
            <w:r>
              <w:rPr>
                <w:rFonts w:hint="eastAsia" w:ascii="宋体" w:hAnsi="宋体" w:eastAsia="宋体" w:cs="宋体"/>
                <w:i w:val="0"/>
                <w:color w:val="000000"/>
                <w:kern w:val="0"/>
                <w:sz w:val="16"/>
                <w:szCs w:val="16"/>
                <w:u w:val="none"/>
                <w:lang w:val="en-US" w:eastAsia="zh-CN" w:bidi="ar"/>
              </w:rPr>
              <w:t>5</w:t>
            </w:r>
          </w:p>
        </w:tc>
      </w:tr>
    </w:tbl>
    <w:p/>
    <w:p>
      <w:pPr>
        <w:pStyle w:val="4"/>
        <w:numPr>
          <w:ilvl w:val="0"/>
          <w:numId w:val="5"/>
        </w:numPr>
      </w:pPr>
      <w:bookmarkStart w:id="179" w:name="_Toc1325454786"/>
      <w:r>
        <w:rPr>
          <w:rFonts w:hint="eastAsia"/>
          <w:lang w:val="en-US" w:eastAsia="zh-Hans"/>
        </w:rPr>
        <w:t>计算引擎需求</w:t>
      </w:r>
      <w:bookmarkEnd w:id="179"/>
    </w:p>
    <w:p>
      <w:pPr>
        <w:pStyle w:val="5"/>
        <w:numPr>
          <w:ilvl w:val="1"/>
          <w:numId w:val="0"/>
        </w:numPr>
        <w:ind w:leftChars="0"/>
        <w:rPr>
          <w:rFonts w:hint="eastAsia"/>
          <w:lang w:val="en-US" w:eastAsia="zh-Hans"/>
        </w:rPr>
      </w:pPr>
      <w:bookmarkStart w:id="180" w:name="_Toc1070717971"/>
      <w:r>
        <w:rPr>
          <w:rFonts w:hint="default"/>
        </w:rPr>
        <w:t>7.1</w:t>
      </w:r>
      <w:r>
        <w:rPr>
          <w:rFonts w:hint="eastAsia"/>
          <w:lang w:val="en-US" w:eastAsia="zh-Hans"/>
        </w:rPr>
        <w:t>机器学习引擎</w:t>
      </w:r>
      <w:bookmarkEnd w:id="180"/>
    </w:p>
    <w:p>
      <w:pPr>
        <w:pStyle w:val="5"/>
        <w:numPr>
          <w:ilvl w:val="1"/>
          <w:numId w:val="0"/>
        </w:numPr>
        <w:ind w:leftChars="0"/>
        <w:rPr>
          <w:rFonts w:hint="eastAsia"/>
          <w:lang w:val="en-US" w:eastAsia="zh-Hans"/>
        </w:rPr>
      </w:pPr>
      <w:bookmarkStart w:id="181" w:name="_Toc1791460384"/>
      <w:r>
        <w:rPr>
          <w:rFonts w:hint="default"/>
        </w:rPr>
        <w:t>7.2</w:t>
      </w:r>
      <w:r>
        <w:rPr>
          <w:rFonts w:hint="eastAsia"/>
          <w:lang w:val="en-US" w:eastAsia="zh-Hans"/>
        </w:rPr>
        <w:t>规则引擎</w:t>
      </w:r>
      <w:bookmarkEnd w:id="181"/>
    </w:p>
    <w:p>
      <w:pPr>
        <w:pStyle w:val="5"/>
        <w:numPr>
          <w:ilvl w:val="1"/>
          <w:numId w:val="0"/>
        </w:numPr>
        <w:ind w:leftChars="0"/>
        <w:rPr>
          <w:rFonts w:hint="eastAsia"/>
          <w:lang w:val="en-US" w:eastAsia="zh-Hans"/>
        </w:rPr>
      </w:pPr>
      <w:bookmarkStart w:id="182" w:name="_Toc1353942948"/>
      <w:r>
        <w:rPr>
          <w:rFonts w:hint="default"/>
        </w:rPr>
        <w:t>7.3</w:t>
      </w:r>
      <w:r>
        <w:rPr>
          <w:rFonts w:hint="eastAsia"/>
          <w:lang w:val="en-US" w:eastAsia="zh-Hans"/>
        </w:rPr>
        <w:t>实时计算引擎</w:t>
      </w:r>
      <w:bookmarkEnd w:id="182"/>
    </w:p>
    <w:p>
      <w:pPr>
        <w:pStyle w:val="5"/>
        <w:numPr>
          <w:ilvl w:val="1"/>
          <w:numId w:val="0"/>
        </w:numPr>
        <w:ind w:leftChars="0"/>
        <w:rPr>
          <w:rFonts w:hint="eastAsia"/>
          <w:lang w:val="en-US" w:eastAsia="zh-Hans"/>
        </w:rPr>
      </w:pPr>
      <w:bookmarkStart w:id="183" w:name="_Toc982403424"/>
      <w:r>
        <w:rPr>
          <w:rFonts w:hint="default"/>
        </w:rPr>
        <w:t>7.4</w:t>
      </w:r>
      <w:r>
        <w:rPr>
          <w:rFonts w:hint="eastAsia"/>
          <w:lang w:val="en-US" w:eastAsia="zh-Hans"/>
        </w:rPr>
        <w:t>离线计算引擎</w:t>
      </w:r>
      <w:bookmarkEnd w:id="183"/>
    </w:p>
    <w:p>
      <w:pPr>
        <w:rPr>
          <w:rFonts w:hint="eastAsia"/>
          <w:lang w:eastAsia="zh-Hans"/>
        </w:rPr>
      </w:pPr>
    </w:p>
    <w:p>
      <w:pPr>
        <w:pStyle w:val="4"/>
        <w:numPr>
          <w:ilvl w:val="0"/>
          <w:numId w:val="5"/>
        </w:numPr>
      </w:pPr>
      <w:bookmarkStart w:id="184" w:name="_Toc1400069032"/>
      <w:r>
        <w:rPr>
          <w:rFonts w:hint="eastAsia"/>
          <w:lang w:val="en-US" w:eastAsia="zh-Hans"/>
        </w:rPr>
        <w:t>数据采集需求</w:t>
      </w:r>
      <w:bookmarkEnd w:id="184"/>
    </w:p>
    <w:p>
      <w:pPr>
        <w:rPr>
          <w:rFonts w:hint="default"/>
          <w:lang w:eastAsia="zh-Hans"/>
        </w:rPr>
      </w:pPr>
      <w:r>
        <w:rPr>
          <w:rFonts w:hint="eastAsia"/>
          <w:lang w:val="en-US" w:eastAsia="zh-Hans"/>
        </w:rPr>
        <w:t>详见视图库标准对象字段</w:t>
      </w:r>
      <w:r>
        <w:rPr>
          <w:rFonts w:hint="default"/>
          <w:lang w:eastAsia="zh-Hans"/>
        </w:rPr>
        <w:t>.xlsx</w:t>
      </w:r>
    </w:p>
    <w:p>
      <w:pPr>
        <w:pStyle w:val="2"/>
        <w:ind w:left="0" w:leftChars="0" w:firstLine="0" w:firstLineChars="0"/>
        <w:rPr>
          <w:lang w:val="en-US"/>
        </w:rPr>
      </w:pPr>
      <w:r>
        <w:rPr>
          <w:rFonts w:hint="eastAsia"/>
          <w:lang w:val="en-US" w:eastAsia="zh-Hans"/>
        </w:rPr>
        <w:t>风险：数据源存在不确定风险。</w:t>
      </w:r>
    </w:p>
    <w:p>
      <w:pPr>
        <w:pStyle w:val="5"/>
        <w:numPr>
          <w:ilvl w:val="1"/>
          <w:numId w:val="0"/>
        </w:numPr>
        <w:ind w:leftChars="0"/>
        <w:rPr>
          <w:rFonts w:hint="eastAsia"/>
          <w:lang w:val="en-US" w:eastAsia="zh-Hans"/>
        </w:rPr>
      </w:pPr>
      <w:bookmarkStart w:id="185" w:name="_Toc981900645"/>
      <w:r>
        <w:rPr>
          <w:rFonts w:hint="default"/>
        </w:rPr>
        <w:t>8.1</w:t>
      </w:r>
      <w:r>
        <w:rPr>
          <w:rFonts w:hint="eastAsia"/>
          <w:lang w:val="en-US" w:eastAsia="zh-Hans"/>
        </w:rPr>
        <w:t>人员对象</w:t>
      </w:r>
      <w:bookmarkEnd w:id="185"/>
    </w:p>
    <w:p>
      <w:pPr>
        <w:pStyle w:val="5"/>
        <w:numPr>
          <w:ilvl w:val="1"/>
          <w:numId w:val="0"/>
        </w:numPr>
        <w:ind w:leftChars="0"/>
        <w:rPr>
          <w:rFonts w:hint="eastAsia"/>
          <w:lang w:val="en-US" w:eastAsia="zh-Hans"/>
        </w:rPr>
      </w:pPr>
      <w:bookmarkStart w:id="186" w:name="_Toc1539796967"/>
      <w:r>
        <w:rPr>
          <w:rFonts w:hint="default"/>
        </w:rPr>
        <w:t>8</w:t>
      </w:r>
      <w:r>
        <w:rPr>
          <w:rFonts w:hint="eastAsia"/>
          <w:lang w:eastAsia="zh-Hans"/>
        </w:rPr>
        <w:t>.</w:t>
      </w:r>
      <w:r>
        <w:rPr>
          <w:rFonts w:hint="default"/>
        </w:rPr>
        <w:t>2</w:t>
      </w:r>
      <w:r>
        <w:rPr>
          <w:rFonts w:hint="eastAsia"/>
          <w:lang w:val="en-US" w:eastAsia="zh-Hans"/>
        </w:rPr>
        <w:t>人脸对象</w:t>
      </w:r>
      <w:bookmarkEnd w:id="186"/>
    </w:p>
    <w:p>
      <w:pPr>
        <w:pStyle w:val="5"/>
        <w:numPr>
          <w:ilvl w:val="1"/>
          <w:numId w:val="0"/>
        </w:numPr>
        <w:ind w:leftChars="0"/>
        <w:rPr>
          <w:rFonts w:hint="eastAsia"/>
          <w:lang w:val="en-US" w:eastAsia="zh-Hans"/>
        </w:rPr>
      </w:pPr>
      <w:bookmarkStart w:id="187" w:name="_Toc42194372"/>
      <w:r>
        <w:rPr>
          <w:rFonts w:hint="default"/>
        </w:rPr>
        <w:t>8</w:t>
      </w:r>
      <w:r>
        <w:rPr>
          <w:rFonts w:hint="eastAsia"/>
          <w:lang w:eastAsia="zh-Hans"/>
        </w:rPr>
        <w:t>.</w:t>
      </w:r>
      <w:r>
        <w:rPr>
          <w:rFonts w:hint="default"/>
        </w:rPr>
        <w:t>3</w:t>
      </w:r>
      <w:r>
        <w:rPr>
          <w:rFonts w:hint="eastAsia"/>
          <w:lang w:val="en-US" w:eastAsia="zh-Hans"/>
        </w:rPr>
        <w:t>主副驾人脸对象</w:t>
      </w:r>
      <w:bookmarkEnd w:id="187"/>
    </w:p>
    <w:p>
      <w:pPr>
        <w:pStyle w:val="5"/>
        <w:numPr>
          <w:ilvl w:val="1"/>
          <w:numId w:val="0"/>
        </w:numPr>
        <w:ind w:leftChars="0"/>
        <w:rPr>
          <w:rFonts w:hint="eastAsia"/>
          <w:lang w:val="en-US" w:eastAsia="zh-Hans"/>
        </w:rPr>
      </w:pPr>
      <w:bookmarkStart w:id="188" w:name="_Toc491206694"/>
      <w:r>
        <w:rPr>
          <w:rFonts w:hint="default"/>
        </w:rPr>
        <w:t>8</w:t>
      </w:r>
      <w:r>
        <w:rPr>
          <w:rFonts w:hint="eastAsia"/>
          <w:lang w:eastAsia="zh-Hans"/>
        </w:rPr>
        <w:t>.</w:t>
      </w:r>
      <w:r>
        <w:rPr>
          <w:rFonts w:hint="default"/>
        </w:rPr>
        <w:t>4</w:t>
      </w:r>
      <w:r>
        <w:rPr>
          <w:rFonts w:hint="eastAsia"/>
          <w:lang w:val="en-US" w:eastAsia="zh-Hans"/>
        </w:rPr>
        <w:t>车辆对象</w:t>
      </w:r>
      <w:bookmarkEnd w:id="188"/>
    </w:p>
    <w:p>
      <w:pPr>
        <w:pStyle w:val="5"/>
        <w:numPr>
          <w:ilvl w:val="1"/>
          <w:numId w:val="0"/>
        </w:numPr>
        <w:ind w:leftChars="0"/>
        <w:rPr>
          <w:rFonts w:hint="eastAsia"/>
          <w:lang w:val="en-US" w:eastAsia="zh-Hans"/>
        </w:rPr>
      </w:pPr>
      <w:bookmarkStart w:id="189" w:name="_Toc783766990"/>
      <w:r>
        <w:rPr>
          <w:rFonts w:hint="default"/>
        </w:rPr>
        <w:t>8</w:t>
      </w:r>
      <w:r>
        <w:rPr>
          <w:rFonts w:hint="eastAsia"/>
          <w:lang w:eastAsia="zh-Hans"/>
        </w:rPr>
        <w:t>.</w:t>
      </w:r>
      <w:r>
        <w:rPr>
          <w:rFonts w:hint="default"/>
        </w:rPr>
        <w:t>5</w:t>
      </w:r>
      <w:r>
        <w:rPr>
          <w:rFonts w:hint="eastAsia"/>
          <w:lang w:val="en-US" w:eastAsia="zh-Hans"/>
        </w:rPr>
        <w:t>非机动车对象</w:t>
      </w:r>
      <w:bookmarkEnd w:id="189"/>
    </w:p>
    <w:p>
      <w:pPr>
        <w:pStyle w:val="5"/>
        <w:numPr>
          <w:ilvl w:val="1"/>
          <w:numId w:val="0"/>
        </w:numPr>
        <w:ind w:leftChars="0"/>
        <w:rPr>
          <w:rFonts w:hint="eastAsia"/>
          <w:lang w:val="en-US" w:eastAsia="zh-Hans"/>
        </w:rPr>
      </w:pPr>
      <w:bookmarkStart w:id="190" w:name="_Toc107110232"/>
      <w:r>
        <w:rPr>
          <w:rFonts w:hint="default"/>
        </w:rPr>
        <w:t>8</w:t>
      </w:r>
      <w:r>
        <w:rPr>
          <w:rFonts w:hint="eastAsia"/>
          <w:lang w:eastAsia="zh-Hans"/>
        </w:rPr>
        <w:t>.</w:t>
      </w:r>
      <w:r>
        <w:rPr>
          <w:rFonts w:hint="default"/>
        </w:rPr>
        <w:t>6</w:t>
      </w:r>
      <w:r>
        <w:rPr>
          <w:rFonts w:hint="eastAsia"/>
          <w:lang w:val="en-US" w:eastAsia="zh-Hans"/>
        </w:rPr>
        <w:t>非机动车人体对象</w:t>
      </w:r>
      <w:bookmarkEnd w:id="190"/>
    </w:p>
    <w:p>
      <w:pPr>
        <w:pStyle w:val="5"/>
        <w:numPr>
          <w:ilvl w:val="1"/>
          <w:numId w:val="0"/>
        </w:numPr>
        <w:ind w:leftChars="0"/>
        <w:rPr>
          <w:rFonts w:hint="eastAsia"/>
          <w:lang w:val="en-US" w:eastAsia="zh-Hans"/>
        </w:rPr>
      </w:pPr>
      <w:bookmarkStart w:id="191" w:name="_Toc610373038"/>
      <w:r>
        <w:rPr>
          <w:rFonts w:hint="default"/>
        </w:rPr>
        <w:t>8</w:t>
      </w:r>
      <w:r>
        <w:rPr>
          <w:rFonts w:hint="eastAsia"/>
          <w:lang w:eastAsia="zh-Hans"/>
        </w:rPr>
        <w:t>.</w:t>
      </w:r>
      <w:r>
        <w:rPr>
          <w:rFonts w:hint="default"/>
        </w:rPr>
        <w:t>7</w:t>
      </w:r>
      <w:r>
        <w:rPr>
          <w:rFonts w:hint="eastAsia"/>
          <w:lang w:val="en-US" w:eastAsia="zh-Hans"/>
        </w:rPr>
        <w:t>门禁对象</w:t>
      </w:r>
      <w:bookmarkEnd w:id="191"/>
    </w:p>
    <w:p>
      <w:pPr>
        <w:pStyle w:val="5"/>
        <w:numPr>
          <w:ilvl w:val="1"/>
          <w:numId w:val="0"/>
        </w:numPr>
        <w:ind w:leftChars="0"/>
        <w:rPr>
          <w:rFonts w:hint="eastAsia"/>
          <w:lang w:val="en-US" w:eastAsia="zh-Hans"/>
        </w:rPr>
      </w:pPr>
      <w:bookmarkStart w:id="192" w:name="_Toc10267947"/>
      <w:r>
        <w:rPr>
          <w:rFonts w:hint="default"/>
        </w:rPr>
        <w:t>8</w:t>
      </w:r>
      <w:r>
        <w:rPr>
          <w:rFonts w:hint="eastAsia"/>
          <w:lang w:eastAsia="zh-Hans"/>
        </w:rPr>
        <w:t>.</w:t>
      </w:r>
      <w:r>
        <w:rPr>
          <w:rFonts w:hint="default"/>
        </w:rPr>
        <w:t>8</w:t>
      </w:r>
      <w:r>
        <w:rPr>
          <w:rFonts w:hint="eastAsia"/>
          <w:lang w:val="en-US" w:eastAsia="zh-Hans"/>
        </w:rPr>
        <w:t>网络对象</w:t>
      </w:r>
      <w:bookmarkEnd w:id="192"/>
    </w:p>
    <w:p>
      <w:pPr>
        <w:pStyle w:val="5"/>
        <w:numPr>
          <w:ilvl w:val="1"/>
          <w:numId w:val="0"/>
        </w:numPr>
        <w:ind w:leftChars="0"/>
        <w:rPr>
          <w:rFonts w:hint="eastAsia"/>
          <w:lang w:val="en-US" w:eastAsia="zh-Hans"/>
        </w:rPr>
      </w:pPr>
      <w:bookmarkStart w:id="193" w:name="_Toc774693469"/>
      <w:r>
        <w:rPr>
          <w:rFonts w:hint="default"/>
        </w:rPr>
        <w:t>8</w:t>
      </w:r>
      <w:r>
        <w:rPr>
          <w:rFonts w:hint="eastAsia"/>
          <w:lang w:eastAsia="zh-Hans"/>
        </w:rPr>
        <w:t>.</w:t>
      </w:r>
      <w:r>
        <w:rPr>
          <w:rFonts w:hint="default"/>
        </w:rPr>
        <w:t>9</w:t>
      </w:r>
      <w:r>
        <w:rPr>
          <w:rFonts w:hint="eastAsia"/>
          <w:lang w:val="en-US" w:eastAsia="zh-Hans"/>
        </w:rPr>
        <w:t>网络对象</w:t>
      </w:r>
      <w:bookmarkEnd w:id="193"/>
    </w:p>
    <w:p>
      <w:pPr>
        <w:pStyle w:val="5"/>
        <w:numPr>
          <w:ilvl w:val="1"/>
          <w:numId w:val="0"/>
        </w:numPr>
        <w:ind w:leftChars="0"/>
        <w:rPr>
          <w:rFonts w:hint="eastAsia"/>
          <w:lang w:val="en-US" w:eastAsia="zh-Hans"/>
        </w:rPr>
      </w:pPr>
      <w:bookmarkStart w:id="194" w:name="_Toc79781722"/>
      <w:r>
        <w:rPr>
          <w:rFonts w:hint="default"/>
        </w:rPr>
        <w:t>8</w:t>
      </w:r>
      <w:r>
        <w:rPr>
          <w:rFonts w:hint="eastAsia"/>
          <w:lang w:eastAsia="zh-Hans"/>
        </w:rPr>
        <w:t>.</w:t>
      </w:r>
      <w:r>
        <w:rPr>
          <w:rFonts w:hint="default"/>
        </w:rPr>
        <w:t>10</w:t>
      </w:r>
      <w:r>
        <w:rPr>
          <w:rFonts w:hint="eastAsia"/>
          <w:lang w:val="en-US" w:eastAsia="zh-Hans"/>
        </w:rPr>
        <w:t>业务数据</w:t>
      </w:r>
      <w:r>
        <w:rPr>
          <w:rFonts w:hint="default"/>
          <w:lang w:eastAsia="zh-Hans"/>
        </w:rPr>
        <w:t>+</w:t>
      </w:r>
      <w:bookmarkEnd w:id="194"/>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default"/>
        </w:rPr>
      </w:pPr>
    </w:p>
    <w:p/>
    <w:p>
      <w:pPr>
        <w:pStyle w:val="4"/>
        <w:numPr>
          <w:ilvl w:val="0"/>
          <w:numId w:val="5"/>
        </w:numPr>
      </w:pPr>
      <w:bookmarkStart w:id="195" w:name="_Toc861605926"/>
      <w:r>
        <w:rPr>
          <w:rFonts w:hint="eastAsia"/>
          <w:lang w:val="en-US" w:eastAsia="zh-Hans"/>
        </w:rPr>
        <w:t>管理功能需求</w:t>
      </w:r>
      <w:bookmarkEnd w:id="195"/>
    </w:p>
    <w:p>
      <w:pPr>
        <w:pStyle w:val="5"/>
        <w:numPr>
          <w:ilvl w:val="1"/>
          <w:numId w:val="0"/>
        </w:numPr>
        <w:ind w:leftChars="0"/>
        <w:rPr>
          <w:rFonts w:hint="eastAsia"/>
          <w:lang w:val="en-US" w:eastAsia="zh-Hans"/>
        </w:rPr>
      </w:pPr>
      <w:bookmarkStart w:id="196" w:name="_Toc528566561"/>
      <w:r>
        <w:rPr>
          <w:rFonts w:hint="default"/>
        </w:rPr>
        <w:t>9.1</w:t>
      </w:r>
      <w:r>
        <w:rPr>
          <w:rFonts w:hint="eastAsia"/>
          <w:lang w:val="en-US" w:eastAsia="zh-Hans"/>
        </w:rPr>
        <w:t>系统管理</w:t>
      </w:r>
      <w:bookmarkEnd w:id="196"/>
    </w:p>
    <w:p>
      <w:pPr>
        <w:pStyle w:val="6"/>
        <w:numPr>
          <w:ilvl w:val="1"/>
          <w:numId w:val="0"/>
        </w:numPr>
        <w:tabs>
          <w:tab w:val="left" w:pos="567"/>
          <w:tab w:val="clear" w:pos="851"/>
        </w:tabs>
        <w:ind w:leftChars="0"/>
        <w:outlineLvl w:val="2"/>
        <w:rPr>
          <w:rFonts w:hint="eastAsia"/>
          <w:lang w:val="en-US" w:eastAsia="zh-Hans"/>
        </w:rPr>
      </w:pPr>
      <w:bookmarkStart w:id="197" w:name="_Toc1625826735"/>
      <w:r>
        <w:rPr>
          <w:rFonts w:hint="default"/>
        </w:rPr>
        <w:t>9.1.1</w:t>
      </w:r>
      <w:r>
        <w:rPr>
          <w:rFonts w:hint="eastAsia"/>
          <w:lang w:val="en-US" w:eastAsia="zh-Hans"/>
        </w:rPr>
        <w:t>目录管理</w:t>
      </w:r>
      <w:bookmarkEnd w:id="197"/>
    </w:p>
    <w:p>
      <w:pPr>
        <w:ind w:firstLine="480" w:firstLineChars="200"/>
        <w:rPr>
          <w:rFonts w:hint="default" w:eastAsia="Times New Roman"/>
          <w:lang w:eastAsia="zh-Hans"/>
        </w:rPr>
      </w:pPr>
      <w:r>
        <w:rPr>
          <w:rFonts w:hint="eastAsia"/>
          <w:lang w:val="en-US" w:eastAsia="zh-Hans"/>
        </w:rPr>
        <w:t>目录管理支持</w:t>
      </w:r>
      <w:r>
        <w:rPr>
          <w:rFonts w:hint="eastAsia" w:eastAsia="Times New Roman"/>
          <w:lang w:val="en-US" w:eastAsia="zh-Hans"/>
        </w:rPr>
        <w:t>根据业务需求提供规范的行政区划（县级以上）目录</w:t>
      </w:r>
      <w:r>
        <w:rPr>
          <w:rFonts w:hint="default"/>
          <w:lang w:eastAsia="zh-Hans"/>
        </w:rPr>
        <w:t>，</w:t>
      </w:r>
      <w:r>
        <w:rPr>
          <w:rFonts w:hint="eastAsia" w:eastAsia="Times New Roman"/>
          <w:lang w:val="en-US" w:eastAsia="zh-Hans"/>
        </w:rPr>
        <w:t>支持在国标行政区划目录（县级以上）下新增其他（县级以下）行政区划或者自定义虚拟目录</w:t>
      </w:r>
      <w:r>
        <w:rPr>
          <w:rFonts w:hint="default" w:eastAsia="Times New Roman"/>
          <w:lang w:eastAsia="zh-Hans"/>
        </w:rPr>
        <w:t>。</w:t>
      </w:r>
    </w:p>
    <w:p>
      <w:pPr>
        <w:pStyle w:val="6"/>
        <w:numPr>
          <w:ilvl w:val="1"/>
          <w:numId w:val="0"/>
        </w:numPr>
        <w:tabs>
          <w:tab w:val="left" w:pos="567"/>
          <w:tab w:val="clear" w:pos="851"/>
        </w:tabs>
        <w:ind w:leftChars="0"/>
        <w:outlineLvl w:val="2"/>
        <w:rPr>
          <w:rFonts w:hint="eastAsia"/>
          <w:lang w:val="en-US" w:eastAsia="zh-Hans"/>
        </w:rPr>
      </w:pPr>
      <w:bookmarkStart w:id="198" w:name="_Toc688010717"/>
      <w:r>
        <w:rPr>
          <w:rFonts w:hint="default"/>
        </w:rPr>
        <w:t>9.1.2</w:t>
      </w:r>
      <w:r>
        <w:rPr>
          <w:rFonts w:hint="eastAsia"/>
          <w:lang w:val="en-US" w:eastAsia="zh-Hans"/>
        </w:rPr>
        <w:t>部门管理</w:t>
      </w:r>
      <w:bookmarkEnd w:id="198"/>
    </w:p>
    <w:p>
      <w:pPr>
        <w:ind w:firstLine="480" w:firstLineChars="200"/>
        <w:rPr>
          <w:rFonts w:ascii="宋体" w:hAnsi="宋体"/>
          <w:color w:val="000000"/>
          <w:lang w:val="zh-CN"/>
        </w:rPr>
      </w:pPr>
      <w:r>
        <w:rPr>
          <w:rFonts w:hint="eastAsia" w:ascii="宋体" w:hAnsi="宋体"/>
          <w:color w:val="000000"/>
        </w:rPr>
        <w:t>部门管理，是</w:t>
      </w:r>
      <w:r>
        <w:rPr>
          <w:rFonts w:hint="eastAsia" w:ascii="宋体" w:hAnsi="宋体"/>
          <w:color w:val="000000"/>
          <w:lang w:val="zh-CN"/>
        </w:rPr>
        <w:t>按照实际行政区划划分的部门组织结构，以此作为用户、角色、资源管理、服务管理的基础。支持按部门组织的层级创建部门组织结构树，实现组织的多级管理。可根据实际需要维护组织结构。</w:t>
      </w:r>
    </w:p>
    <w:p>
      <w:pPr>
        <w:ind w:firstLine="480" w:firstLineChars="200"/>
        <w:rPr>
          <w:rFonts w:hint="eastAsia" w:ascii="宋体" w:hAnsi="宋体"/>
          <w:color w:val="000000"/>
          <w:lang w:val="zh-CN"/>
        </w:rPr>
      </w:pPr>
      <w:r>
        <w:rPr>
          <w:rFonts w:hint="eastAsia" w:ascii="宋体" w:hAnsi="宋体"/>
          <w:color w:val="000000"/>
          <w:lang w:val="zh-CN"/>
        </w:rPr>
        <w:t>支持按目录展示部门信息，部门信息包括上级部门、部门名称、所属行政区划、邮件、手机、联系电话、邮编、联系人、地址、部门领导、第三方系统编码。支持部门的新增、删除、导入、导出。支持按部门名称和联系人精确或模糊搜索部门。支持下载</w:t>
      </w:r>
      <w:r>
        <w:rPr>
          <w:rFonts w:hint="default" w:ascii="宋体" w:hAnsi="宋体"/>
          <w:color w:val="000000"/>
        </w:rPr>
        <w:t>模板</w:t>
      </w:r>
      <w:r>
        <w:rPr>
          <w:rFonts w:hint="eastAsia" w:ascii="宋体" w:hAnsi="宋体"/>
          <w:color w:val="000000"/>
          <w:lang w:val="zh-CN"/>
        </w:rPr>
        <w:t>批量填写部门参数后导入至系统快速创建部门。</w:t>
      </w:r>
    </w:p>
    <w:p>
      <w:pPr>
        <w:pStyle w:val="6"/>
        <w:numPr>
          <w:ilvl w:val="1"/>
          <w:numId w:val="0"/>
        </w:numPr>
        <w:tabs>
          <w:tab w:val="left" w:pos="567"/>
          <w:tab w:val="clear" w:pos="851"/>
        </w:tabs>
        <w:ind w:leftChars="0"/>
        <w:outlineLvl w:val="2"/>
        <w:rPr>
          <w:rFonts w:hint="eastAsia"/>
          <w:lang w:val="en-US" w:eastAsia="zh-Hans"/>
        </w:rPr>
      </w:pPr>
      <w:bookmarkStart w:id="199" w:name="_Toc1344165171"/>
      <w:r>
        <w:rPr>
          <w:rFonts w:hint="default"/>
        </w:rPr>
        <w:t>9.1.3</w:t>
      </w:r>
      <w:r>
        <w:rPr>
          <w:rFonts w:hint="eastAsia"/>
          <w:lang w:val="en-US" w:eastAsia="zh-Hans"/>
        </w:rPr>
        <w:t>用户管理</w:t>
      </w:r>
      <w:bookmarkEnd w:id="199"/>
    </w:p>
    <w:p>
      <w:pPr>
        <w:ind w:firstLine="480" w:firstLineChars="200"/>
        <w:rPr>
          <w:rFonts w:hint="eastAsia"/>
          <w:lang w:val="en-US" w:eastAsia="zh-Hans"/>
        </w:rPr>
      </w:pPr>
      <w:r>
        <w:rPr>
          <w:rFonts w:hint="eastAsia"/>
          <w:lang w:val="en-US" w:eastAsia="zh-Hans"/>
        </w:rPr>
        <w:t>通过用户-角色-权限的权限管理模式，进行系统的访问权限控制，一个用户可以赋予多个角色，一个角色可以赋予多种权限。用户权限配置分为用户、角色、部门，不同用户可以配置配置所属部门和角色。对于每一个用户，可以对他访问的系统功能、资源进行控制。系统根据不同的用户配置不同的功能权限和资源权限，实现不同权限的用户在进入系统后看到不同的操作页面和数据。</w:t>
      </w:r>
    </w:p>
    <w:p>
      <w:pPr>
        <w:pStyle w:val="6"/>
        <w:numPr>
          <w:ilvl w:val="1"/>
          <w:numId w:val="0"/>
        </w:numPr>
        <w:tabs>
          <w:tab w:val="left" w:pos="567"/>
          <w:tab w:val="clear" w:pos="851"/>
        </w:tabs>
        <w:ind w:leftChars="0"/>
        <w:outlineLvl w:val="2"/>
        <w:rPr>
          <w:rFonts w:hint="eastAsia"/>
          <w:lang w:val="en-US" w:eastAsia="zh-Hans"/>
        </w:rPr>
      </w:pPr>
      <w:bookmarkStart w:id="200" w:name="_Toc2003546204"/>
      <w:r>
        <w:rPr>
          <w:rFonts w:hint="default"/>
        </w:rPr>
        <w:t>9.1.4</w:t>
      </w:r>
      <w:r>
        <w:rPr>
          <w:rFonts w:hint="eastAsia"/>
          <w:lang w:val="en-US" w:eastAsia="zh-Hans"/>
        </w:rPr>
        <w:t>角色管理</w:t>
      </w:r>
      <w:bookmarkEnd w:id="200"/>
    </w:p>
    <w:p>
      <w:pPr>
        <w:ind w:firstLine="480"/>
        <w:rPr>
          <w:rFonts w:hint="eastAsia" w:ascii="宋体" w:hAnsi="宋体"/>
          <w:color w:val="auto"/>
          <w:highlight w:val="none"/>
          <w:lang w:val="zh-CN"/>
        </w:rPr>
      </w:pPr>
      <w:r>
        <w:rPr>
          <w:rFonts w:hint="eastAsia" w:ascii="宋体" w:hAnsi="宋体"/>
          <w:color w:val="auto"/>
          <w:highlight w:val="none"/>
          <w:lang w:val="zh-CN"/>
        </w:rPr>
        <w:t>角色表示一类特定的权限的集合，包括用户登录系统后可以进行的操作，用户可以访问的资源，可以查阅的数据，用户操作的优先级等。系统支持动态的创建角色形成新的权限集合，以便分配给用户，达到控制用户权限的目的。</w:t>
      </w:r>
    </w:p>
    <w:p>
      <w:pPr>
        <w:pStyle w:val="2"/>
        <w:ind w:left="0" w:leftChars="0" w:firstLine="480" w:firstLineChars="0"/>
        <w:rPr>
          <w:rFonts w:hint="default" w:ascii="宋体" w:hAnsi="宋体"/>
          <w:color w:val="auto"/>
          <w:highlight w:val="none"/>
        </w:rPr>
      </w:pPr>
      <w:r>
        <w:rPr>
          <w:rFonts w:hint="eastAsia" w:ascii="宋体" w:hAnsi="宋体"/>
          <w:color w:val="auto"/>
          <w:highlight w:val="none"/>
          <w:lang w:val="zh-CN"/>
        </w:rPr>
        <w:t>权限包括</w:t>
      </w:r>
      <w:r>
        <w:rPr>
          <w:rFonts w:hint="eastAsia" w:ascii="宋体" w:hAnsi="宋体"/>
          <w:color w:val="auto"/>
          <w:highlight w:val="none"/>
          <w:lang w:val="en-US" w:eastAsia="zh-Hans"/>
        </w:rPr>
        <w:t>功能</w:t>
      </w:r>
      <w:r>
        <w:rPr>
          <w:rFonts w:hint="eastAsia" w:ascii="宋体" w:hAnsi="宋体"/>
          <w:color w:val="auto"/>
          <w:highlight w:val="none"/>
          <w:lang w:val="zh-CN"/>
        </w:rPr>
        <w:t>权限、资源权限</w:t>
      </w:r>
      <w:r>
        <w:rPr>
          <w:rFonts w:hint="default" w:ascii="宋体" w:hAnsi="宋体"/>
          <w:color w:val="auto"/>
          <w:highlight w:val="none"/>
        </w:rPr>
        <w:t>。</w:t>
      </w:r>
    </w:p>
    <w:p>
      <w:pPr>
        <w:pStyle w:val="6"/>
        <w:numPr>
          <w:ilvl w:val="1"/>
          <w:numId w:val="0"/>
        </w:numPr>
        <w:tabs>
          <w:tab w:val="left" w:pos="567"/>
          <w:tab w:val="clear" w:pos="851"/>
        </w:tabs>
        <w:ind w:leftChars="0"/>
        <w:outlineLvl w:val="2"/>
        <w:rPr>
          <w:rFonts w:hint="eastAsia"/>
          <w:lang w:val="en-US" w:eastAsia="zh-Hans"/>
        </w:rPr>
      </w:pPr>
      <w:bookmarkStart w:id="201" w:name="_Toc1057465668"/>
      <w:r>
        <w:rPr>
          <w:rFonts w:hint="default"/>
        </w:rPr>
        <w:t>9.1.5</w:t>
      </w:r>
      <w:r>
        <w:rPr>
          <w:rFonts w:hint="eastAsia"/>
          <w:lang w:val="en-US" w:eastAsia="zh-Hans"/>
        </w:rPr>
        <w:t>菜单管理</w:t>
      </w:r>
      <w:bookmarkEnd w:id="201"/>
    </w:p>
    <w:p>
      <w:pPr>
        <w:ind w:firstLine="480" w:firstLineChars="0"/>
        <w:rPr>
          <w:rFonts w:hint="eastAsia"/>
          <w:lang w:val="en-US" w:eastAsia="zh-Hans"/>
        </w:rPr>
      </w:pPr>
      <w:r>
        <w:rPr>
          <w:rFonts w:hint="eastAsia"/>
          <w:lang w:val="en-US" w:eastAsia="zh-Hans"/>
        </w:rPr>
        <w:t>略</w:t>
      </w:r>
    </w:p>
    <w:p>
      <w:pPr>
        <w:pStyle w:val="2"/>
        <w:ind w:left="0" w:leftChars="0" w:firstLine="480" w:firstLineChars="0"/>
        <w:rPr>
          <w:rFonts w:hint="default" w:ascii="宋体" w:hAnsi="宋体"/>
          <w:color w:val="auto"/>
          <w:highlight w:val="none"/>
          <w:lang w:eastAsia="zh-Hans"/>
        </w:rPr>
      </w:pPr>
    </w:p>
    <w:p>
      <w:pPr>
        <w:pStyle w:val="5"/>
        <w:numPr>
          <w:ilvl w:val="1"/>
          <w:numId w:val="0"/>
        </w:numPr>
        <w:ind w:leftChars="0"/>
        <w:rPr>
          <w:rFonts w:hint="eastAsia"/>
          <w:lang w:val="en-US" w:eastAsia="zh-Hans"/>
        </w:rPr>
      </w:pPr>
      <w:bookmarkStart w:id="202" w:name="_Toc250819504"/>
      <w:r>
        <w:rPr>
          <w:rFonts w:hint="default"/>
        </w:rPr>
        <w:t>9.3</w:t>
      </w:r>
      <w:r>
        <w:rPr>
          <w:rFonts w:hint="eastAsia"/>
          <w:lang w:val="en-US" w:eastAsia="zh-Hans"/>
        </w:rPr>
        <w:t>元数据管理</w:t>
      </w:r>
      <w:bookmarkEnd w:id="202"/>
    </w:p>
    <w:p>
      <w:pPr>
        <w:spacing w:before="312" w:beforeLines="100" w:after="120" w:line="360" w:lineRule="auto"/>
        <w:ind w:firstLine="480" w:firstLineChars="200"/>
        <w:contextualSpacing/>
        <w:rPr>
          <w:rFonts w:hint="default"/>
        </w:rPr>
      </w:pPr>
      <w:r>
        <w:rPr>
          <w:rFonts w:hint="eastAsia" w:ascii="宋体" w:hAnsi="宋体" w:eastAsia="宋体"/>
          <w:color w:val="000000" w:themeColor="text1"/>
          <w:sz w:val="24"/>
          <w:szCs w:val="24"/>
          <w14:textFill>
            <w14:solidFill>
              <w14:schemeClr w14:val="tx1"/>
            </w14:solidFill>
          </w14:textFill>
        </w:rPr>
        <w:t>元数据数据管理</w:t>
      </w:r>
      <w:r>
        <w:rPr>
          <w:rFonts w:ascii="宋体" w:hAnsi="宋体" w:eastAsia="宋体"/>
          <w:color w:val="000000" w:themeColor="text1"/>
          <w:sz w:val="24"/>
          <w:szCs w:val="24"/>
          <w14:textFill>
            <w14:solidFill>
              <w14:schemeClr w14:val="tx1"/>
            </w14:solidFill>
          </w14:textFill>
        </w:rPr>
        <w:t>，</w:t>
      </w:r>
      <w:r>
        <w:rPr>
          <w:rFonts w:hint="eastAsia" w:ascii="宋体" w:hAnsi="宋体" w:eastAsia="宋体"/>
          <w:color w:val="000000" w:themeColor="text1"/>
          <w:sz w:val="24"/>
          <w:szCs w:val="24"/>
          <w14:textFill>
            <w14:solidFill>
              <w14:schemeClr w14:val="tx1"/>
            </w14:solidFill>
          </w14:textFill>
        </w:rPr>
        <w:t>包括数据标准、规则管理、数据源、元数据和字典管理。</w:t>
      </w:r>
    </w:p>
    <w:p>
      <w:pPr>
        <w:pStyle w:val="5"/>
        <w:numPr>
          <w:ilvl w:val="1"/>
          <w:numId w:val="0"/>
        </w:numPr>
        <w:ind w:leftChars="0"/>
        <w:rPr>
          <w:rFonts w:hint="eastAsia"/>
          <w:lang w:val="en-US" w:eastAsia="zh-Hans"/>
        </w:rPr>
      </w:pPr>
      <w:bookmarkStart w:id="203" w:name="_Toc13004667"/>
      <w:r>
        <w:rPr>
          <w:rFonts w:hint="default"/>
        </w:rPr>
        <w:t>9.4</w:t>
      </w:r>
      <w:r>
        <w:rPr>
          <w:rFonts w:hint="eastAsia"/>
          <w:lang w:val="en-US" w:eastAsia="zh-Hans"/>
        </w:rPr>
        <w:t>任务调度</w:t>
      </w:r>
      <w:bookmarkEnd w:id="203"/>
    </w:p>
    <w:p>
      <w:pPr>
        <w:ind w:firstLine="480" w:firstLineChars="0"/>
        <w:rPr>
          <w:rFonts w:hint="eastAsia" w:eastAsia="宋体"/>
          <w:lang w:val="en-US" w:eastAsia="zh-Hans"/>
        </w:rPr>
      </w:pPr>
      <w:r>
        <w:rPr>
          <w:rFonts w:hint="eastAsia"/>
          <w:lang w:val="en-US" w:eastAsia="zh-Hans"/>
        </w:rPr>
        <w:t>略</w:t>
      </w:r>
    </w:p>
    <w:p>
      <w:pPr>
        <w:pStyle w:val="5"/>
        <w:numPr>
          <w:ilvl w:val="1"/>
          <w:numId w:val="0"/>
        </w:numPr>
        <w:ind w:leftChars="0"/>
        <w:rPr>
          <w:rFonts w:hint="eastAsia"/>
          <w:lang w:val="en-US" w:eastAsia="zh-Hans"/>
        </w:rPr>
      </w:pPr>
      <w:bookmarkStart w:id="204" w:name="_Toc1673589922"/>
      <w:r>
        <w:rPr>
          <w:rFonts w:hint="default"/>
        </w:rPr>
        <w:t>9.5</w:t>
      </w:r>
      <w:r>
        <w:rPr>
          <w:rFonts w:hint="eastAsia"/>
          <w:lang w:val="en-US" w:eastAsia="zh-Hans"/>
        </w:rPr>
        <w:t>日志管理</w:t>
      </w:r>
      <w:bookmarkEnd w:id="204"/>
    </w:p>
    <w:p>
      <w:pPr>
        <w:pStyle w:val="6"/>
        <w:numPr>
          <w:ilvl w:val="1"/>
          <w:numId w:val="0"/>
        </w:numPr>
        <w:tabs>
          <w:tab w:val="left" w:pos="567"/>
          <w:tab w:val="clear" w:pos="851"/>
        </w:tabs>
        <w:ind w:leftChars="0"/>
        <w:outlineLvl w:val="2"/>
        <w:rPr>
          <w:rFonts w:hint="eastAsia"/>
          <w:lang w:val="en-US" w:eastAsia="zh-Hans"/>
        </w:rPr>
      </w:pPr>
      <w:bookmarkStart w:id="205" w:name="_Toc285010648"/>
      <w:r>
        <w:rPr>
          <w:rFonts w:hint="default"/>
        </w:rPr>
        <w:t>9.5.1</w:t>
      </w:r>
      <w:r>
        <w:rPr>
          <w:rFonts w:hint="eastAsia"/>
          <w:lang w:val="en-US" w:eastAsia="zh-Hans"/>
        </w:rPr>
        <w:t>用户登录日志管理</w:t>
      </w:r>
      <w:bookmarkEnd w:id="205"/>
    </w:p>
    <w:p>
      <w:pPr>
        <w:ind w:firstLine="425"/>
        <w:rPr>
          <w:rFonts w:hint="eastAsia"/>
          <w:lang w:val="en-US" w:eastAsia="zh-Hans"/>
        </w:rPr>
      </w:pPr>
      <w:r>
        <w:rPr>
          <w:rFonts w:hint="eastAsia"/>
        </w:rPr>
        <w:t>用户登录日志，支持对用户登录行为监测，监测内容包括用户账号、用户名、IP地址、所属部门、操作类型（登录/退出）、操作时间、操作状态、操作说明。</w:t>
      </w:r>
    </w:p>
    <w:p>
      <w:pPr>
        <w:pStyle w:val="6"/>
        <w:numPr>
          <w:ilvl w:val="1"/>
          <w:numId w:val="0"/>
        </w:numPr>
        <w:tabs>
          <w:tab w:val="left" w:pos="567"/>
          <w:tab w:val="clear" w:pos="851"/>
        </w:tabs>
        <w:ind w:leftChars="0"/>
        <w:outlineLvl w:val="2"/>
        <w:rPr>
          <w:rFonts w:hint="eastAsia"/>
          <w:lang w:val="en-US" w:eastAsia="zh-Hans"/>
        </w:rPr>
      </w:pPr>
      <w:bookmarkStart w:id="206" w:name="_Toc1285428126"/>
      <w:r>
        <w:rPr>
          <w:rFonts w:hint="default"/>
        </w:rPr>
        <w:t>9.5.2</w:t>
      </w:r>
      <w:r>
        <w:rPr>
          <w:rFonts w:hint="eastAsia"/>
          <w:lang w:val="en-US" w:eastAsia="zh-Hans"/>
        </w:rPr>
        <w:t>功能操作日志管理</w:t>
      </w:r>
      <w:bookmarkEnd w:id="206"/>
    </w:p>
    <w:p>
      <w:pPr>
        <w:ind w:firstLine="480" w:firstLineChars="200"/>
        <w:rPr>
          <w:rFonts w:hint="default"/>
        </w:rPr>
      </w:pPr>
      <w:r>
        <w:rPr>
          <w:rFonts w:hint="eastAsia"/>
        </w:rPr>
        <w:t>功能操作日志，支持对用户功能页面操作行为监测，用户在系统内的所有操作自动生成日志，监测内容包括用户账号、用户名、IP地址、功能模块、操作类型（不限于新增、修改、删除、导入、导出、查看等页面操作）、操作时间、操作状态、操作详情。操作详情提供内容级别的操作记录</w:t>
      </w:r>
      <w:r>
        <w:rPr>
          <w:rFonts w:hint="default"/>
        </w:rPr>
        <w:t>。</w:t>
      </w:r>
    </w:p>
    <w:p>
      <w:pPr>
        <w:pStyle w:val="2"/>
        <w:ind w:left="0" w:leftChars="0" w:firstLine="480" w:firstLineChars="0"/>
        <w:rPr>
          <w:rFonts w:hint="default"/>
        </w:rPr>
      </w:pPr>
      <w:r>
        <w:rPr>
          <w:rFonts w:hint="eastAsia"/>
        </w:rPr>
        <w:t>提供根据</w:t>
      </w:r>
      <w:r>
        <w:rPr>
          <w:rFonts w:hint="eastAsia"/>
          <w:highlight w:val="none"/>
        </w:rPr>
        <w:t>日志详情中某一属性（如设备编码）查询相关日志的能力，支持日志按时间、用户账号、用户名称、IP地址模糊查询。支持按功能模块、用户部门、操作状态精确查询。</w:t>
      </w:r>
    </w:p>
    <w:p>
      <w:pPr>
        <w:pStyle w:val="5"/>
        <w:numPr>
          <w:ilvl w:val="1"/>
          <w:numId w:val="0"/>
        </w:numPr>
        <w:ind w:leftChars="0"/>
        <w:rPr>
          <w:rFonts w:hint="eastAsia"/>
          <w:lang w:val="en-US" w:eastAsia="zh-Hans"/>
        </w:rPr>
      </w:pPr>
      <w:bookmarkStart w:id="207" w:name="_Toc505024862"/>
      <w:r>
        <w:rPr>
          <w:rFonts w:hint="default"/>
        </w:rPr>
        <w:t>9.6</w:t>
      </w:r>
      <w:r>
        <w:rPr>
          <w:rFonts w:hint="eastAsia"/>
          <w:lang w:val="en-US" w:eastAsia="zh-Hans"/>
        </w:rPr>
        <w:t>资源管理</w:t>
      </w:r>
      <w:bookmarkEnd w:id="207"/>
    </w:p>
    <w:p>
      <w:pPr>
        <w:ind w:firstLine="480" w:firstLineChars="200"/>
        <w:rPr>
          <w:rFonts w:hint="eastAsia"/>
        </w:rPr>
      </w:pPr>
      <w:r>
        <w:rPr>
          <w:rFonts w:hint="eastAsia"/>
        </w:rPr>
        <w:t>资源管理实现设备资源相关档案数据在平台内部和外部的统一管理，录入汇总和同步设备资源信息，保证各系统资源数据的一致性和实时性。可标识设备资源信息的所属平台，可按照业务应用场景划分设备资源。</w:t>
      </w:r>
    </w:p>
    <w:p>
      <w:pPr>
        <w:pStyle w:val="2"/>
        <w:ind w:left="0" w:leftChars="0" w:firstLine="480" w:firstLineChars="0"/>
        <w:rPr>
          <w:rFonts w:hint="eastAsia" w:eastAsia="宋体"/>
          <w:color w:val="FF0000"/>
          <w:lang w:val="en-US" w:eastAsia="zh-Hans"/>
        </w:rPr>
      </w:pPr>
      <w:r>
        <w:rPr>
          <w:rFonts w:hint="eastAsia"/>
          <w:color w:val="FF0000"/>
          <w:lang w:val="en-US" w:eastAsia="zh-Hans"/>
        </w:rPr>
        <w:t>支持不同设备类型根据自定义</w:t>
      </w:r>
      <w:r>
        <w:rPr>
          <w:rFonts w:hint="default"/>
          <w:color w:val="FF0000"/>
          <w:lang w:eastAsia="zh-Hans"/>
        </w:rPr>
        <w:t>/</w:t>
      </w:r>
      <w:r>
        <w:rPr>
          <w:rFonts w:hint="eastAsia"/>
          <w:color w:val="FF0000"/>
          <w:lang w:val="en-US" w:eastAsia="zh-Hans"/>
        </w:rPr>
        <w:t>接口</w:t>
      </w:r>
      <w:r>
        <w:rPr>
          <w:rFonts w:hint="default"/>
          <w:color w:val="FF0000"/>
          <w:lang w:eastAsia="zh-Hans"/>
        </w:rPr>
        <w:t>/</w:t>
      </w:r>
      <w:r>
        <w:rPr>
          <w:rFonts w:hint="eastAsia"/>
          <w:color w:val="FF0000"/>
          <w:lang w:val="en-US" w:eastAsia="zh-Hans"/>
        </w:rPr>
        <w:t>算法方式建立关联关系。</w:t>
      </w:r>
    </w:p>
    <w:p>
      <w:pPr>
        <w:rPr>
          <w:rFonts w:hint="default"/>
        </w:rPr>
      </w:pPr>
    </w:p>
    <w:p>
      <w:pPr>
        <w:pStyle w:val="5"/>
        <w:numPr>
          <w:ilvl w:val="1"/>
          <w:numId w:val="0"/>
        </w:numPr>
        <w:ind w:leftChars="0"/>
        <w:rPr>
          <w:rFonts w:hint="eastAsia"/>
          <w:lang w:val="en-US" w:eastAsia="zh-Hans"/>
        </w:rPr>
      </w:pPr>
      <w:bookmarkStart w:id="208" w:name="_Toc1097482690"/>
      <w:r>
        <w:rPr>
          <w:rFonts w:hint="default"/>
        </w:rPr>
        <w:t>9.7</w:t>
      </w:r>
      <w:r>
        <w:rPr>
          <w:rFonts w:hint="eastAsia"/>
          <w:lang w:val="en-US" w:eastAsia="zh-Hans"/>
        </w:rPr>
        <w:t>服务管理</w:t>
      </w:r>
      <w:bookmarkEnd w:id="208"/>
    </w:p>
    <w:p>
      <w:pPr>
        <w:ind w:firstLine="480" w:firstLineChars="0"/>
        <w:rPr>
          <w:rFonts w:hint="default"/>
          <w:lang w:val="en-US"/>
        </w:rPr>
      </w:pPr>
      <w:r>
        <w:rPr>
          <w:rFonts w:hint="eastAsia"/>
          <w:lang w:val="en-US" w:eastAsia="zh-Hans"/>
        </w:rPr>
        <w:t>略</w:t>
      </w:r>
    </w:p>
    <w:p>
      <w:pPr>
        <w:pStyle w:val="5"/>
        <w:numPr>
          <w:ilvl w:val="1"/>
          <w:numId w:val="0"/>
        </w:numPr>
        <w:ind w:leftChars="0"/>
        <w:rPr>
          <w:rFonts w:hint="eastAsia"/>
          <w:lang w:val="en-US" w:eastAsia="zh-Hans"/>
        </w:rPr>
      </w:pPr>
      <w:bookmarkStart w:id="209" w:name="_Toc654526747"/>
      <w:r>
        <w:rPr>
          <w:rFonts w:hint="default"/>
        </w:rPr>
        <w:t>9.8</w:t>
      </w:r>
      <w:r>
        <w:rPr>
          <w:rFonts w:hint="eastAsia"/>
          <w:lang w:val="en-US" w:eastAsia="zh-Hans"/>
        </w:rPr>
        <w:t>质量评估</w:t>
      </w:r>
      <w:bookmarkEnd w:id="209"/>
    </w:p>
    <w:p>
      <w:pPr>
        <w:ind w:firstLine="480" w:firstLineChars="0"/>
        <w:rPr>
          <w:rFonts w:hint="default"/>
          <w:lang w:val="en-US"/>
        </w:rPr>
      </w:pPr>
      <w:r>
        <w:rPr>
          <w:rFonts w:hint="eastAsia"/>
          <w:lang w:val="en-US" w:eastAsia="zh-Hans"/>
        </w:rPr>
        <w:t>略</w:t>
      </w:r>
    </w:p>
    <w:p>
      <w:pPr>
        <w:pStyle w:val="5"/>
        <w:numPr>
          <w:ilvl w:val="1"/>
          <w:numId w:val="0"/>
        </w:numPr>
        <w:ind w:leftChars="0"/>
        <w:rPr>
          <w:rFonts w:hint="default"/>
        </w:rPr>
      </w:pPr>
      <w:bookmarkStart w:id="210" w:name="_Toc1219796895"/>
      <w:r>
        <w:rPr>
          <w:rFonts w:hint="default"/>
        </w:rPr>
        <w:t>9.9</w:t>
      </w:r>
      <w:r>
        <w:rPr>
          <w:rFonts w:hint="eastAsia"/>
          <w:lang w:val="en-US" w:eastAsia="zh-Hans"/>
        </w:rPr>
        <w:t>数据安全</w:t>
      </w:r>
      <w:bookmarkEnd w:id="210"/>
    </w:p>
    <w:p>
      <w:pPr>
        <w:ind w:firstLine="480" w:firstLineChars="0"/>
        <w:rPr>
          <w:rFonts w:hint="eastAsia"/>
          <w:lang w:val="en-US" w:eastAsia="zh-Hans"/>
        </w:rPr>
      </w:pPr>
      <w:r>
        <w:rPr>
          <w:rFonts w:hint="eastAsia"/>
          <w:lang w:val="en-US" w:eastAsia="zh-Hans"/>
        </w:rPr>
        <w:t>略</w:t>
      </w:r>
    </w:p>
    <w:p>
      <w:pPr>
        <w:pStyle w:val="2"/>
        <w:rPr>
          <w:rFonts w:hint="eastAsia"/>
          <w:lang w:val="en-US" w:eastAsia="zh-Hans"/>
        </w:rPr>
      </w:pPr>
    </w:p>
    <w:p>
      <w:pPr>
        <w:pStyle w:val="4"/>
        <w:numPr>
          <w:ilvl w:val="0"/>
          <w:numId w:val="5"/>
        </w:numPr>
      </w:pPr>
      <w:bookmarkStart w:id="211" w:name="_Toc1247520003"/>
      <w:r>
        <w:t>非功能需求</w:t>
      </w:r>
      <w:bookmarkEnd w:id="211"/>
    </w:p>
    <w:p>
      <w:pPr>
        <w:pStyle w:val="5"/>
        <w:numPr>
          <w:ilvl w:val="1"/>
          <w:numId w:val="0"/>
        </w:numPr>
        <w:ind w:leftChars="0"/>
        <w:rPr>
          <w:rFonts w:hint="default"/>
        </w:rPr>
      </w:pPr>
      <w:bookmarkStart w:id="212" w:name="_Toc1185844760"/>
      <w:r>
        <w:rPr>
          <w:rFonts w:hint="default"/>
        </w:rPr>
        <w:t>10.1性能需求</w:t>
      </w:r>
      <w:bookmarkEnd w:id="212"/>
    </w:p>
    <w:p>
      <w:pPr>
        <w:pStyle w:val="6"/>
        <w:numPr>
          <w:ilvl w:val="2"/>
          <w:numId w:val="0"/>
        </w:numPr>
        <w:bidi w:val="0"/>
        <w:ind w:leftChars="0"/>
      </w:pPr>
      <w:bookmarkStart w:id="213" w:name="_Toc1844637160"/>
      <w:r>
        <w:t>10.1.1系统用户并发数</w:t>
      </w:r>
      <w:bookmarkEnd w:id="213"/>
    </w:p>
    <w:p>
      <w:pPr>
        <w:numPr>
          <w:ilvl w:val="0"/>
          <w:numId w:val="8"/>
        </w:numPr>
        <w:rPr>
          <w:rFonts w:hint="eastAsia"/>
          <w:szCs w:val="22"/>
        </w:rPr>
      </w:pPr>
      <w:r>
        <w:rPr>
          <w:rFonts w:hint="eastAsia"/>
          <w:szCs w:val="22"/>
        </w:rPr>
        <w:t>最大并发数为50</w:t>
      </w:r>
    </w:p>
    <w:p>
      <w:pPr>
        <w:numPr>
          <w:ilvl w:val="0"/>
          <w:numId w:val="8"/>
        </w:numPr>
        <w:rPr>
          <w:rFonts w:hint="eastAsia"/>
          <w:szCs w:val="22"/>
          <w:lang w:val="zh-CN"/>
        </w:rPr>
      </w:pPr>
      <w:r>
        <w:rPr>
          <w:rFonts w:hint="eastAsia"/>
          <w:szCs w:val="22"/>
        </w:rPr>
        <w:t>平均并发数为20</w:t>
      </w:r>
    </w:p>
    <w:p>
      <w:pPr>
        <w:pStyle w:val="6"/>
        <w:numPr>
          <w:ilvl w:val="2"/>
          <w:numId w:val="0"/>
        </w:numPr>
        <w:bidi w:val="0"/>
        <w:ind w:leftChars="0"/>
        <w:rPr>
          <w:rFonts w:hint="default"/>
        </w:rPr>
      </w:pPr>
      <w:bookmarkStart w:id="214" w:name="_Toc1742820028"/>
      <w:r>
        <w:t>10.1.2数据规模</w:t>
      </w:r>
      <w:bookmarkEnd w:id="214"/>
    </w:p>
    <w:p>
      <w:pPr>
        <w:rPr>
          <w:rFonts w:hint="default"/>
        </w:rPr>
      </w:pPr>
      <w:r>
        <w:rPr>
          <w:rFonts w:hint="default"/>
          <w:lang w:val="en-US"/>
        </w:rPr>
        <w:t>◆</w:t>
      </w:r>
      <w:r>
        <w:rPr>
          <w:rFonts w:hint="default"/>
        </w:rPr>
        <w:t>数据规模估测：</w:t>
      </w:r>
    </w:p>
    <w:tbl>
      <w:tblPr>
        <w:tblStyle w:val="37"/>
        <w:tblW w:w="91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85"/>
        <w:gridCol w:w="1597"/>
        <w:gridCol w:w="983"/>
        <w:gridCol w:w="1740"/>
        <w:gridCol w:w="840"/>
        <w:gridCol w:w="2220"/>
        <w:gridCol w:w="870"/>
      </w:tblGrid>
      <w:tr>
        <w:trPr>
          <w:trHeight w:val="380" w:hRule="atLeast"/>
        </w:trPr>
        <w:tc>
          <w:tcPr>
            <w:tcW w:w="0" w:type="auto"/>
            <w:shd w:val="clear" w:color="auto" w:fill="auto"/>
            <w:vAlign w:val="center"/>
          </w:tcPr>
          <w:p>
            <w:pPr>
              <w:jc w:val="center"/>
              <w:rPr>
                <w:rFonts w:hint="eastAsia" w:ascii="宋体" w:hAnsi="宋体" w:eastAsia="宋体" w:cs="宋体"/>
                <w:i w:val="0"/>
                <w:color w:val="000000"/>
                <w:sz w:val="20"/>
                <w:szCs w:val="20"/>
                <w:u w:val="none"/>
              </w:rPr>
            </w:pPr>
          </w:p>
        </w:tc>
        <w:tc>
          <w:tcPr>
            <w:tcW w:w="1597"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区县级（150万人）</w:t>
            </w:r>
          </w:p>
        </w:tc>
        <w:tc>
          <w:tcPr>
            <w:tcW w:w="983" w:type="dxa"/>
            <w:shd w:val="clear" w:color="auto" w:fill="auto"/>
            <w:vAlign w:val="center"/>
          </w:tcPr>
          <w:p>
            <w:pPr>
              <w:jc w:val="center"/>
              <w:rPr>
                <w:rFonts w:hint="eastAsia" w:ascii="宋体" w:hAnsi="宋体" w:eastAsia="宋体" w:cs="宋体"/>
                <w:i w:val="0"/>
                <w:color w:val="000000"/>
                <w:sz w:val="20"/>
                <w:szCs w:val="20"/>
                <w:u w:val="none"/>
              </w:rPr>
            </w:pPr>
          </w:p>
        </w:tc>
        <w:tc>
          <w:tcPr>
            <w:tcW w:w="174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地市级（500万人）</w:t>
            </w:r>
          </w:p>
        </w:tc>
        <w:tc>
          <w:tcPr>
            <w:tcW w:w="0" w:type="auto"/>
            <w:shd w:val="clear" w:color="auto" w:fill="auto"/>
            <w:vAlign w:val="center"/>
          </w:tcPr>
          <w:p>
            <w:pPr>
              <w:jc w:val="center"/>
              <w:rPr>
                <w:rFonts w:hint="eastAsia" w:ascii="宋体" w:hAnsi="宋体" w:eastAsia="宋体" w:cs="宋体"/>
                <w:i w:val="0"/>
                <w:color w:val="000000"/>
                <w:sz w:val="20"/>
                <w:szCs w:val="20"/>
                <w:u w:val="none"/>
              </w:rPr>
            </w:pPr>
          </w:p>
        </w:tc>
        <w:tc>
          <w:tcPr>
            <w:tcW w:w="222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发达地市级（2000万人）</w:t>
            </w:r>
          </w:p>
        </w:tc>
        <w:tc>
          <w:tcPr>
            <w:tcW w:w="0" w:type="auto"/>
            <w:shd w:val="clear" w:color="auto" w:fill="auto"/>
            <w:vAlign w:val="center"/>
          </w:tcPr>
          <w:p>
            <w:pPr>
              <w:jc w:val="center"/>
              <w:rPr>
                <w:rFonts w:hint="eastAsia" w:ascii="宋体" w:hAnsi="宋体" w:eastAsia="宋体" w:cs="宋体"/>
                <w:i w:val="0"/>
                <w:color w:val="000000"/>
                <w:sz w:val="20"/>
                <w:szCs w:val="20"/>
                <w:u w:val="none"/>
              </w:rPr>
            </w:pPr>
          </w:p>
        </w:tc>
      </w:tr>
      <w:tr>
        <w:trPr>
          <w:trHeight w:val="285" w:hRule="atLeast"/>
        </w:trPr>
        <w:tc>
          <w:tcPr>
            <w:tcW w:w="0" w:type="auto"/>
            <w:shd w:val="clear" w:color="auto" w:fill="auto"/>
            <w:vAlign w:val="center"/>
          </w:tcPr>
          <w:p>
            <w:pPr>
              <w:jc w:val="center"/>
              <w:rPr>
                <w:rFonts w:hint="eastAsia" w:ascii="宋体" w:hAnsi="宋体" w:eastAsia="宋体" w:cs="宋体"/>
                <w:i w:val="0"/>
                <w:color w:val="000000"/>
                <w:sz w:val="20"/>
                <w:szCs w:val="20"/>
                <w:u w:val="none"/>
              </w:rPr>
            </w:pPr>
          </w:p>
        </w:tc>
        <w:tc>
          <w:tcPr>
            <w:tcW w:w="1597"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路数</w:t>
            </w:r>
          </w:p>
        </w:tc>
        <w:tc>
          <w:tcPr>
            <w:tcW w:w="983"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单日增量</w:t>
            </w:r>
          </w:p>
        </w:tc>
        <w:tc>
          <w:tcPr>
            <w:tcW w:w="174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路数</w:t>
            </w:r>
          </w:p>
        </w:tc>
        <w:tc>
          <w:tcPr>
            <w:tcW w:w="84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单日增量</w:t>
            </w:r>
          </w:p>
        </w:tc>
        <w:tc>
          <w:tcPr>
            <w:tcW w:w="222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路数</w:t>
            </w:r>
          </w:p>
        </w:tc>
        <w:tc>
          <w:tcPr>
            <w:tcW w:w="87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单日增量</w:t>
            </w:r>
          </w:p>
        </w:tc>
      </w:tr>
      <w:tr>
        <w:trPr>
          <w:trHeight w:val="285" w:hRule="atLeast"/>
        </w:trPr>
        <w:tc>
          <w:tcPr>
            <w:tcW w:w="885"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人脸抓拍</w:t>
            </w:r>
          </w:p>
        </w:tc>
        <w:tc>
          <w:tcPr>
            <w:tcW w:w="1597"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200</w:t>
            </w:r>
          </w:p>
        </w:tc>
        <w:tc>
          <w:tcPr>
            <w:tcW w:w="983"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0.5万/路</w:t>
            </w:r>
          </w:p>
        </w:tc>
        <w:tc>
          <w:tcPr>
            <w:tcW w:w="174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1000</w:t>
            </w:r>
          </w:p>
        </w:tc>
        <w:tc>
          <w:tcPr>
            <w:tcW w:w="84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0.5万/路</w:t>
            </w:r>
          </w:p>
        </w:tc>
        <w:tc>
          <w:tcPr>
            <w:tcW w:w="222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10000</w:t>
            </w:r>
          </w:p>
        </w:tc>
        <w:tc>
          <w:tcPr>
            <w:tcW w:w="87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0.</w:t>
            </w:r>
            <w:r>
              <w:rPr>
                <w:rFonts w:hint="default" w:ascii="宋体" w:hAnsi="宋体" w:cs="宋体"/>
                <w:i w:val="0"/>
                <w:color w:val="000000"/>
                <w:kern w:val="0"/>
                <w:sz w:val="20"/>
                <w:szCs w:val="20"/>
                <w:u w:val="none"/>
                <w:lang w:eastAsia="zh-CN" w:bidi="ar"/>
              </w:rPr>
              <w:t>5</w:t>
            </w:r>
            <w:r>
              <w:rPr>
                <w:rFonts w:hint="eastAsia" w:ascii="宋体" w:hAnsi="宋体" w:eastAsia="宋体" w:cs="宋体"/>
                <w:i w:val="0"/>
                <w:color w:val="000000"/>
                <w:kern w:val="0"/>
                <w:sz w:val="20"/>
                <w:szCs w:val="20"/>
                <w:u w:val="none"/>
                <w:lang w:val="en-US" w:eastAsia="zh-CN" w:bidi="ar"/>
              </w:rPr>
              <w:t>万/路</w:t>
            </w:r>
          </w:p>
        </w:tc>
      </w:tr>
      <w:tr>
        <w:trPr>
          <w:trHeight w:val="285" w:hRule="atLeast"/>
        </w:trPr>
        <w:tc>
          <w:tcPr>
            <w:tcW w:w="885"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视频门禁</w:t>
            </w:r>
          </w:p>
        </w:tc>
        <w:tc>
          <w:tcPr>
            <w:tcW w:w="1597"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50</w:t>
            </w:r>
          </w:p>
        </w:tc>
        <w:tc>
          <w:tcPr>
            <w:tcW w:w="983"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0.5万/路</w:t>
            </w:r>
          </w:p>
        </w:tc>
        <w:tc>
          <w:tcPr>
            <w:tcW w:w="174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200</w:t>
            </w:r>
          </w:p>
        </w:tc>
        <w:tc>
          <w:tcPr>
            <w:tcW w:w="84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0.5万/路</w:t>
            </w:r>
          </w:p>
        </w:tc>
        <w:tc>
          <w:tcPr>
            <w:tcW w:w="222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15000</w:t>
            </w:r>
          </w:p>
        </w:tc>
        <w:tc>
          <w:tcPr>
            <w:tcW w:w="87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0.</w:t>
            </w:r>
            <w:r>
              <w:rPr>
                <w:rFonts w:hint="default" w:ascii="宋体" w:hAnsi="宋体" w:cs="宋体"/>
                <w:i w:val="0"/>
                <w:color w:val="000000"/>
                <w:kern w:val="0"/>
                <w:sz w:val="20"/>
                <w:szCs w:val="20"/>
                <w:u w:val="none"/>
                <w:lang w:eastAsia="zh-CN" w:bidi="ar"/>
              </w:rPr>
              <w:t>5</w:t>
            </w:r>
            <w:r>
              <w:rPr>
                <w:rFonts w:hint="eastAsia" w:ascii="宋体" w:hAnsi="宋体" w:eastAsia="宋体" w:cs="宋体"/>
                <w:i w:val="0"/>
                <w:color w:val="000000"/>
                <w:kern w:val="0"/>
                <w:sz w:val="20"/>
                <w:szCs w:val="20"/>
                <w:u w:val="none"/>
                <w:lang w:val="en-US" w:eastAsia="zh-CN" w:bidi="ar"/>
              </w:rPr>
              <w:t>万/路</w:t>
            </w:r>
          </w:p>
        </w:tc>
      </w:tr>
      <w:tr>
        <w:trPr>
          <w:trHeight w:val="285" w:hRule="atLeast"/>
        </w:trPr>
        <w:tc>
          <w:tcPr>
            <w:tcW w:w="885"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车辆卡口</w:t>
            </w:r>
          </w:p>
        </w:tc>
        <w:tc>
          <w:tcPr>
            <w:tcW w:w="1597"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1000</w:t>
            </w:r>
          </w:p>
        </w:tc>
        <w:tc>
          <w:tcPr>
            <w:tcW w:w="983"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0.</w:t>
            </w:r>
            <w:r>
              <w:rPr>
                <w:rFonts w:hint="default" w:ascii="宋体" w:hAnsi="宋体" w:cs="宋体"/>
                <w:i w:val="0"/>
                <w:color w:val="000000"/>
                <w:kern w:val="0"/>
                <w:sz w:val="20"/>
                <w:szCs w:val="20"/>
                <w:u w:val="none"/>
                <w:lang w:eastAsia="zh-CN" w:bidi="ar"/>
              </w:rPr>
              <w:t>7</w:t>
            </w:r>
            <w:r>
              <w:rPr>
                <w:rFonts w:hint="eastAsia" w:ascii="宋体" w:hAnsi="宋体" w:eastAsia="宋体" w:cs="宋体"/>
                <w:i w:val="0"/>
                <w:color w:val="000000"/>
                <w:kern w:val="0"/>
                <w:sz w:val="20"/>
                <w:szCs w:val="20"/>
                <w:u w:val="none"/>
                <w:lang w:val="en-US" w:eastAsia="zh-CN" w:bidi="ar"/>
              </w:rPr>
              <w:t>万/路</w:t>
            </w:r>
          </w:p>
        </w:tc>
        <w:tc>
          <w:tcPr>
            <w:tcW w:w="174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3000</w:t>
            </w:r>
          </w:p>
        </w:tc>
        <w:tc>
          <w:tcPr>
            <w:tcW w:w="84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0.</w:t>
            </w:r>
            <w:r>
              <w:rPr>
                <w:rFonts w:hint="default" w:ascii="宋体" w:hAnsi="宋体" w:cs="宋体"/>
                <w:i w:val="0"/>
                <w:color w:val="000000"/>
                <w:kern w:val="0"/>
                <w:sz w:val="20"/>
                <w:szCs w:val="20"/>
                <w:u w:val="none"/>
                <w:lang w:eastAsia="zh-CN" w:bidi="ar"/>
              </w:rPr>
              <w:t>7</w:t>
            </w:r>
            <w:r>
              <w:rPr>
                <w:rFonts w:hint="eastAsia" w:ascii="宋体" w:hAnsi="宋体" w:eastAsia="宋体" w:cs="宋体"/>
                <w:i w:val="0"/>
                <w:color w:val="000000"/>
                <w:kern w:val="0"/>
                <w:sz w:val="20"/>
                <w:szCs w:val="20"/>
                <w:u w:val="none"/>
                <w:lang w:val="en-US" w:eastAsia="zh-CN" w:bidi="ar"/>
              </w:rPr>
              <w:t>万/路</w:t>
            </w:r>
          </w:p>
        </w:tc>
        <w:tc>
          <w:tcPr>
            <w:tcW w:w="222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8000</w:t>
            </w:r>
          </w:p>
        </w:tc>
        <w:tc>
          <w:tcPr>
            <w:tcW w:w="87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0.7万/路</w:t>
            </w:r>
          </w:p>
        </w:tc>
      </w:tr>
      <w:tr>
        <w:trPr>
          <w:trHeight w:val="285" w:hRule="atLeast"/>
        </w:trPr>
        <w:tc>
          <w:tcPr>
            <w:tcW w:w="885"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WIFI探针</w:t>
            </w:r>
          </w:p>
        </w:tc>
        <w:tc>
          <w:tcPr>
            <w:tcW w:w="1597"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100</w:t>
            </w:r>
          </w:p>
        </w:tc>
        <w:tc>
          <w:tcPr>
            <w:tcW w:w="983"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5万/路</w:t>
            </w:r>
          </w:p>
        </w:tc>
        <w:tc>
          <w:tcPr>
            <w:tcW w:w="174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4000</w:t>
            </w:r>
          </w:p>
        </w:tc>
        <w:tc>
          <w:tcPr>
            <w:tcW w:w="84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5万/路</w:t>
            </w:r>
          </w:p>
        </w:tc>
        <w:tc>
          <w:tcPr>
            <w:tcW w:w="222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10000</w:t>
            </w:r>
          </w:p>
        </w:tc>
        <w:tc>
          <w:tcPr>
            <w:tcW w:w="87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default" w:ascii="宋体" w:hAnsi="宋体" w:cs="宋体"/>
                <w:i w:val="0"/>
                <w:color w:val="000000"/>
                <w:kern w:val="0"/>
                <w:sz w:val="20"/>
                <w:szCs w:val="20"/>
                <w:u w:val="none"/>
                <w:lang w:eastAsia="zh-CN" w:bidi="ar"/>
              </w:rPr>
              <w:t>5</w:t>
            </w:r>
            <w:r>
              <w:rPr>
                <w:rFonts w:hint="eastAsia" w:ascii="宋体" w:hAnsi="宋体" w:eastAsia="宋体" w:cs="宋体"/>
                <w:i w:val="0"/>
                <w:color w:val="000000"/>
                <w:kern w:val="0"/>
                <w:sz w:val="20"/>
                <w:szCs w:val="20"/>
                <w:u w:val="none"/>
                <w:lang w:val="en-US" w:eastAsia="zh-CN" w:bidi="ar"/>
              </w:rPr>
              <w:t>万/路</w:t>
            </w:r>
          </w:p>
        </w:tc>
      </w:tr>
      <w:tr>
        <w:trPr>
          <w:trHeight w:val="285" w:hRule="atLeast"/>
        </w:trPr>
        <w:tc>
          <w:tcPr>
            <w:tcW w:w="885"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电子围栏</w:t>
            </w:r>
          </w:p>
        </w:tc>
        <w:tc>
          <w:tcPr>
            <w:tcW w:w="1597"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200</w:t>
            </w:r>
          </w:p>
        </w:tc>
        <w:tc>
          <w:tcPr>
            <w:tcW w:w="983"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10万/路</w:t>
            </w:r>
          </w:p>
        </w:tc>
        <w:tc>
          <w:tcPr>
            <w:tcW w:w="174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500</w:t>
            </w:r>
          </w:p>
        </w:tc>
        <w:tc>
          <w:tcPr>
            <w:tcW w:w="84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10万/路</w:t>
            </w:r>
          </w:p>
        </w:tc>
        <w:tc>
          <w:tcPr>
            <w:tcW w:w="222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2000</w:t>
            </w:r>
          </w:p>
        </w:tc>
        <w:tc>
          <w:tcPr>
            <w:tcW w:w="87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10万/路</w:t>
            </w:r>
          </w:p>
        </w:tc>
      </w:tr>
      <w:tr>
        <w:trPr>
          <w:trHeight w:val="285" w:hRule="atLeast"/>
        </w:trPr>
        <w:tc>
          <w:tcPr>
            <w:tcW w:w="885"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业务系统</w:t>
            </w:r>
          </w:p>
        </w:tc>
        <w:tc>
          <w:tcPr>
            <w:tcW w:w="1597"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10</w:t>
            </w:r>
          </w:p>
        </w:tc>
        <w:tc>
          <w:tcPr>
            <w:tcW w:w="983"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5万/个</w:t>
            </w:r>
          </w:p>
        </w:tc>
        <w:tc>
          <w:tcPr>
            <w:tcW w:w="174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20</w:t>
            </w:r>
          </w:p>
        </w:tc>
        <w:tc>
          <w:tcPr>
            <w:tcW w:w="84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10万/个</w:t>
            </w:r>
          </w:p>
        </w:tc>
        <w:tc>
          <w:tcPr>
            <w:tcW w:w="222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20</w:t>
            </w:r>
          </w:p>
        </w:tc>
        <w:tc>
          <w:tcPr>
            <w:tcW w:w="87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0"/>
                <w:szCs w:val="20"/>
                <w:u w:val="none"/>
              </w:rPr>
            </w:pPr>
            <w:r>
              <w:rPr>
                <w:rFonts w:hint="eastAsia" w:ascii="宋体" w:hAnsi="宋体" w:eastAsia="宋体" w:cs="宋体"/>
                <w:i w:val="0"/>
                <w:color w:val="000000"/>
                <w:kern w:val="0"/>
                <w:sz w:val="20"/>
                <w:szCs w:val="20"/>
                <w:u w:val="none"/>
                <w:lang w:val="en-US" w:eastAsia="zh-CN" w:bidi="ar"/>
              </w:rPr>
              <w:t>10万/个</w:t>
            </w:r>
          </w:p>
        </w:tc>
      </w:tr>
    </w:tbl>
    <w:p>
      <w:pPr>
        <w:pStyle w:val="6"/>
        <w:numPr>
          <w:ilvl w:val="2"/>
          <w:numId w:val="0"/>
        </w:numPr>
        <w:bidi w:val="0"/>
        <w:ind w:leftChars="0"/>
        <w:rPr>
          <w:rFonts w:hint="eastAsia"/>
        </w:rPr>
      </w:pPr>
      <w:bookmarkStart w:id="215" w:name="_Toc2046749163"/>
      <w:r>
        <w:t>10.1.3响应时间</w:t>
      </w:r>
      <w:bookmarkEnd w:id="215"/>
    </w:p>
    <w:p>
      <w:pPr>
        <w:rPr>
          <w:rFonts w:hint="default"/>
        </w:rPr>
      </w:pPr>
      <w:r>
        <w:rPr>
          <w:rFonts w:hint="default"/>
          <w:lang w:val="en-US"/>
        </w:rPr>
        <w:t>◆</w:t>
      </w:r>
      <w:r>
        <w:rPr>
          <w:rFonts w:hint="default"/>
        </w:rPr>
        <w:t>查询比对</w:t>
      </w:r>
    </w:p>
    <w:p>
      <w:pPr>
        <w:ind w:firstLine="480" w:firstLineChars="0"/>
        <w:rPr>
          <w:rFonts w:hint="default"/>
          <w:lang w:val="en-US"/>
        </w:rPr>
      </w:pPr>
      <w:r>
        <w:rPr>
          <w:rFonts w:hint="default"/>
        </w:rPr>
        <w:t>结果响应时间≤3</w:t>
      </w:r>
      <w:r>
        <w:rPr>
          <w:rFonts w:hint="default"/>
          <w:lang w:val="en-US"/>
        </w:rPr>
        <w:t>秒</w:t>
      </w:r>
    </w:p>
    <w:p>
      <w:pPr>
        <w:rPr>
          <w:rFonts w:hint="default"/>
        </w:rPr>
      </w:pPr>
      <w:r>
        <w:rPr>
          <w:rFonts w:hint="default"/>
          <w:lang w:val="en-US"/>
        </w:rPr>
        <w:t>◆</w:t>
      </w:r>
      <w:r>
        <w:rPr>
          <w:rFonts w:hint="default"/>
        </w:rPr>
        <w:t>轨迹分析</w:t>
      </w:r>
    </w:p>
    <w:p>
      <w:pPr>
        <w:ind w:firstLine="480" w:firstLineChars="0"/>
        <w:rPr>
          <w:rFonts w:hint="default"/>
        </w:rPr>
      </w:pPr>
      <w:r>
        <w:rPr>
          <w:rFonts w:hint="default"/>
        </w:rPr>
        <w:t>时间轴、地图点位统计响应时间≤3秒，聚合时间≤1秒</w:t>
      </w:r>
    </w:p>
    <w:p>
      <w:pPr>
        <w:ind w:firstLine="480" w:firstLineChars="0"/>
        <w:rPr>
          <w:rFonts w:hint="default"/>
        </w:rPr>
      </w:pPr>
      <w:r>
        <w:rPr>
          <w:rFonts w:hint="default"/>
        </w:rPr>
        <w:t>地图显示时间≤3秒</w:t>
      </w:r>
    </w:p>
    <w:p>
      <w:pPr>
        <w:rPr>
          <w:rFonts w:hint="default"/>
        </w:rPr>
      </w:pPr>
      <w:r>
        <w:rPr>
          <w:rFonts w:hint="default"/>
          <w:lang w:val="en-US"/>
        </w:rPr>
        <w:t>◆</w:t>
      </w:r>
      <w:r>
        <w:rPr>
          <w:rFonts w:hint="default"/>
        </w:rPr>
        <w:t>时空碰撞</w:t>
      </w:r>
    </w:p>
    <w:p>
      <w:pPr>
        <w:ind w:firstLine="480" w:firstLineChars="0"/>
        <w:rPr>
          <w:rFonts w:hint="default"/>
          <w:lang w:val="en-US"/>
        </w:rPr>
      </w:pPr>
      <w:r>
        <w:rPr>
          <w:rFonts w:hint="default"/>
        </w:rPr>
        <w:t>支持最大300路不同类型的设备，设备类型包含但不限于人脸抓拍、车辆卡口、WIFI、电子围栏和门禁设备。</w:t>
      </w:r>
    </w:p>
    <w:p>
      <w:pPr>
        <w:ind w:firstLine="480" w:firstLineChars="0"/>
        <w:rPr>
          <w:rFonts w:hint="default"/>
        </w:rPr>
      </w:pPr>
      <w:r>
        <w:rPr>
          <w:rFonts w:hint="default"/>
        </w:rPr>
        <w:t>支持单条件开始、结束时间跨度≤72小时；多条件输入支持最大时间跨度≤6个月。</w:t>
      </w:r>
    </w:p>
    <w:p>
      <w:pPr>
        <w:ind w:firstLine="480" w:firstLineChars="0"/>
        <w:rPr>
          <w:rFonts w:hint="default"/>
        </w:rPr>
      </w:pPr>
      <w:r>
        <w:rPr>
          <w:rFonts w:hint="default"/>
        </w:rPr>
        <w:t>结果响应时间≤5秒</w:t>
      </w:r>
    </w:p>
    <w:p>
      <w:pPr>
        <w:ind w:firstLine="480" w:firstLineChars="0"/>
        <w:rPr>
          <w:rFonts w:hint="default"/>
        </w:rPr>
      </w:pPr>
      <w:r>
        <w:rPr>
          <w:rFonts w:hint="default"/>
        </w:rPr>
        <w:t>数据情况估算：人脸：3000/路/日；车辆：3000/路/日；电围：8万/路/日；</w:t>
      </w:r>
    </w:p>
    <w:p>
      <w:pPr>
        <w:ind w:firstLine="480" w:firstLineChars="0"/>
        <w:rPr>
          <w:rFonts w:hint="default"/>
        </w:rPr>
      </w:pPr>
      <w:r>
        <w:rPr>
          <w:rFonts w:hint="default"/>
        </w:rPr>
        <w:t>支持多条件输入个数≤10；</w:t>
      </w:r>
    </w:p>
    <w:p>
      <w:pPr>
        <w:rPr>
          <w:rFonts w:hint="default"/>
        </w:rPr>
      </w:pPr>
      <w:r>
        <w:rPr>
          <w:rFonts w:hint="default"/>
          <w:lang w:val="en-US"/>
        </w:rPr>
        <w:t>◆</w:t>
      </w:r>
      <w:r>
        <w:rPr>
          <w:rFonts w:hint="default"/>
        </w:rPr>
        <w:t>关联挖掘/关系拓展</w:t>
      </w:r>
    </w:p>
    <w:p>
      <w:pPr>
        <w:pStyle w:val="2"/>
        <w:ind w:left="0" w:leftChars="0" w:firstLine="480" w:firstLineChars="0"/>
        <w:rPr>
          <w:rFonts w:hint="default"/>
        </w:rPr>
      </w:pPr>
      <w:r>
        <w:rPr>
          <w:rFonts w:hint="default"/>
        </w:rPr>
        <w:t>结果响应时间≤3秒</w:t>
      </w:r>
    </w:p>
    <w:p>
      <w:pPr>
        <w:pStyle w:val="6"/>
        <w:numPr>
          <w:ilvl w:val="2"/>
          <w:numId w:val="0"/>
        </w:numPr>
        <w:bidi w:val="0"/>
        <w:ind w:leftChars="0"/>
        <w:rPr>
          <w:rFonts w:hint="default"/>
        </w:rPr>
      </w:pPr>
      <w:bookmarkStart w:id="216" w:name="_Toc1320124895"/>
      <w:r>
        <w:t>10.1.4数据更新策略</w:t>
      </w:r>
      <w:bookmarkEnd w:id="216"/>
    </w:p>
    <w:p>
      <w:pPr>
        <w:rPr>
          <w:rFonts w:hint="default"/>
          <w:lang w:val="en-US"/>
        </w:rPr>
      </w:pPr>
      <w:r>
        <w:rPr>
          <w:rFonts w:hint="default"/>
          <w:lang w:val="en-US"/>
        </w:rPr>
        <w:t>◆支持自动数据更新策略，</w:t>
      </w:r>
      <w:r>
        <w:rPr>
          <w:rFonts w:hint="default"/>
        </w:rPr>
        <w:t>至少</w:t>
      </w:r>
      <w:r>
        <w:rPr>
          <w:rFonts w:hint="default"/>
          <w:lang w:val="en-US"/>
        </w:rPr>
        <w:t>实现T+1天的</w:t>
      </w:r>
      <w:r>
        <w:rPr>
          <w:rFonts w:hint="default"/>
        </w:rPr>
        <w:t>分析，以准实时（延迟1-3小时内）为目标。</w:t>
      </w:r>
    </w:p>
    <w:p>
      <w:pPr>
        <w:pStyle w:val="5"/>
        <w:numPr>
          <w:ilvl w:val="1"/>
          <w:numId w:val="0"/>
        </w:numPr>
        <w:ind w:leftChars="0"/>
        <w:rPr>
          <w:rFonts w:hint="eastAsia"/>
        </w:rPr>
      </w:pPr>
      <w:bookmarkStart w:id="217" w:name="_Toc1685553108"/>
      <w:r>
        <w:rPr>
          <w:rFonts w:hint="default"/>
        </w:rPr>
        <w:t>10.2安全性需求</w:t>
      </w:r>
      <w:bookmarkEnd w:id="217"/>
    </w:p>
    <w:p>
      <w:pPr>
        <w:rPr>
          <w:rFonts w:hint="default"/>
          <w:lang w:val="en-US"/>
        </w:rPr>
      </w:pPr>
      <w:r>
        <w:rPr>
          <w:rFonts w:hint="default"/>
          <w:lang w:val="en-US"/>
        </w:rPr>
        <w:t>◆</w:t>
      </w:r>
      <w:r>
        <w:rPr>
          <w:rFonts w:hint="default"/>
        </w:rPr>
        <w:t>具备恶意攻击防护策略，满足（3）级等保规范</w:t>
      </w:r>
      <w:r>
        <w:rPr>
          <w:rFonts w:hint="default"/>
          <w:lang w:val="en-US"/>
        </w:rPr>
        <w:t>。</w:t>
      </w:r>
    </w:p>
    <w:p>
      <w:pPr>
        <w:rPr>
          <w:rFonts w:hint="default"/>
          <w:lang w:val="en-US"/>
        </w:rPr>
      </w:pPr>
    </w:p>
    <w:p>
      <w:pPr>
        <w:rPr>
          <w:rFonts w:hint="default"/>
          <w:lang w:val="en-US"/>
        </w:rPr>
      </w:pPr>
    </w:p>
    <w:p>
      <w:pPr>
        <w:pStyle w:val="5"/>
        <w:numPr>
          <w:ilvl w:val="1"/>
          <w:numId w:val="0"/>
        </w:numPr>
        <w:ind w:leftChars="0"/>
        <w:rPr>
          <w:rFonts w:hint="eastAsia"/>
        </w:rPr>
      </w:pPr>
      <w:bookmarkStart w:id="218" w:name="_Toc1634298579"/>
      <w:r>
        <w:rPr>
          <w:rFonts w:hint="default"/>
        </w:rPr>
        <w:t>10.3兼容性需求</w:t>
      </w:r>
      <w:bookmarkEnd w:id="218"/>
    </w:p>
    <w:p>
      <w:pPr>
        <w:numPr>
          <w:ilvl w:val="0"/>
          <w:numId w:val="8"/>
        </w:numPr>
        <w:rPr>
          <w:rFonts w:hint="eastAsia"/>
          <w:szCs w:val="22"/>
          <w:lang w:val="zh-CN"/>
        </w:rPr>
      </w:pPr>
      <w:r>
        <w:rPr>
          <w:rFonts w:hint="eastAsia"/>
          <w:szCs w:val="22"/>
          <w:lang w:val="zh-CN"/>
        </w:rPr>
        <w:t>客户端浏览器版本，</w:t>
      </w:r>
      <w:r>
        <w:rPr>
          <w:rFonts w:hint="eastAsia"/>
          <w:szCs w:val="22"/>
          <w:lang w:val="en-US" w:eastAsia="zh-CN"/>
        </w:rPr>
        <w:t>支持</w:t>
      </w:r>
      <w:r>
        <w:rPr>
          <w:rFonts w:hint="eastAsia"/>
          <w:szCs w:val="22"/>
        </w:rPr>
        <w:t xml:space="preserve">chrome </w:t>
      </w:r>
      <w:r>
        <w:rPr>
          <w:rFonts w:hint="eastAsia"/>
          <w:szCs w:val="22"/>
          <w:lang w:val="zh-CN"/>
        </w:rPr>
        <w:t>72以上、分辨率兼容性</w:t>
      </w:r>
      <w:r>
        <w:rPr>
          <w:rFonts w:hint="eastAsia"/>
          <w:szCs w:val="22"/>
        </w:rPr>
        <w:t>1440*900以上</w:t>
      </w:r>
    </w:p>
    <w:p>
      <w:pPr>
        <w:numPr>
          <w:ilvl w:val="0"/>
          <w:numId w:val="8"/>
        </w:numPr>
        <w:rPr>
          <w:rFonts w:hint="eastAsia"/>
          <w:color w:val="FF0000"/>
          <w:lang w:val="zh-CN"/>
        </w:rPr>
      </w:pPr>
      <w:r>
        <w:rPr>
          <w:rFonts w:hint="eastAsia"/>
          <w:color w:val="FF0000"/>
          <w:szCs w:val="22"/>
          <w:lang w:val="en-US" w:eastAsia="zh-Hans"/>
        </w:rPr>
        <w:t>适配</w:t>
      </w:r>
      <w:r>
        <w:rPr>
          <w:rFonts w:hint="default"/>
          <w:color w:val="FF0000"/>
          <w:szCs w:val="22"/>
          <w:lang w:eastAsia="zh-Hans"/>
        </w:rPr>
        <w:t>SnowballDB</w:t>
      </w:r>
      <w:r>
        <w:rPr>
          <w:rFonts w:hint="eastAsia"/>
          <w:color w:val="FF0000"/>
          <w:szCs w:val="22"/>
          <w:lang w:eastAsia="zh-Hans"/>
        </w:rPr>
        <w:t>、</w:t>
      </w:r>
      <w:r>
        <w:rPr>
          <w:rFonts w:hint="eastAsia"/>
          <w:color w:val="FF0000"/>
          <w:szCs w:val="22"/>
          <w:lang w:val="en-US" w:eastAsia="zh-Hans"/>
        </w:rPr>
        <w:t>MPP</w:t>
      </w:r>
      <w:r>
        <w:rPr>
          <w:rFonts w:hint="default"/>
          <w:color w:val="FF0000"/>
          <w:szCs w:val="22"/>
          <w:lang w:eastAsia="zh-Hans"/>
        </w:rPr>
        <w:t>DB</w:t>
      </w:r>
    </w:p>
    <w:p>
      <w:pPr>
        <w:numPr>
          <w:ilvl w:val="0"/>
          <w:numId w:val="8"/>
        </w:numPr>
        <w:rPr>
          <w:rFonts w:hint="eastAsia"/>
          <w:szCs w:val="22"/>
          <w:lang w:val="zh-CN"/>
        </w:rPr>
      </w:pPr>
      <w:r>
        <w:rPr>
          <w:rFonts w:hint="eastAsia"/>
          <w:szCs w:val="22"/>
          <w:lang w:val="zh-CN"/>
        </w:rPr>
        <w:t>服务端OS，</w:t>
      </w:r>
      <w:r>
        <w:rPr>
          <w:rFonts w:hint="eastAsia"/>
          <w:szCs w:val="22"/>
          <w:lang w:val="en-US" w:eastAsia="zh-CN"/>
        </w:rPr>
        <w:t>支持CentOS</w:t>
      </w:r>
      <w:r>
        <w:rPr>
          <w:rFonts w:hint="eastAsia"/>
          <w:szCs w:val="22"/>
          <w:lang w:val="zh-CN"/>
        </w:rPr>
        <w:t>7.5、7.7</w:t>
      </w:r>
    </w:p>
    <w:p>
      <w:pPr>
        <w:numPr>
          <w:ilvl w:val="0"/>
          <w:numId w:val="8"/>
        </w:numPr>
        <w:rPr>
          <w:rFonts w:hint="eastAsia"/>
          <w:szCs w:val="22"/>
          <w:lang w:val="zh-CN"/>
        </w:rPr>
      </w:pPr>
      <w:r>
        <w:rPr>
          <w:rFonts w:hint="eastAsia"/>
          <w:szCs w:val="22"/>
          <w:lang w:val="zh-CN"/>
        </w:rPr>
        <w:t>服务器主机硬件兼容性、鲲鹏X86</w:t>
      </w:r>
    </w:p>
    <w:p>
      <w:pPr>
        <w:rPr>
          <w:rFonts w:hint="default"/>
          <w:lang w:val="en-US"/>
        </w:rPr>
      </w:pPr>
    </w:p>
    <w:p>
      <w:pPr>
        <w:pStyle w:val="5"/>
        <w:numPr>
          <w:ilvl w:val="1"/>
          <w:numId w:val="0"/>
        </w:numPr>
        <w:ind w:leftChars="0"/>
        <w:rPr>
          <w:rFonts w:hint="eastAsia"/>
        </w:rPr>
      </w:pPr>
      <w:bookmarkStart w:id="219" w:name="_Toc1340372123"/>
      <w:r>
        <w:rPr>
          <w:rFonts w:hint="default"/>
        </w:rPr>
        <w:t>10.4易用性需求</w:t>
      </w:r>
      <w:bookmarkEnd w:id="219"/>
    </w:p>
    <w:p>
      <w:pPr>
        <w:rPr>
          <w:rFonts w:hint="default"/>
        </w:rPr>
      </w:pPr>
      <w:r>
        <w:rPr>
          <w:rFonts w:hint="default"/>
        </w:rPr>
        <w:t>略</w:t>
      </w:r>
    </w:p>
    <w:p>
      <w:pPr>
        <w:pStyle w:val="5"/>
        <w:numPr>
          <w:ilvl w:val="1"/>
          <w:numId w:val="0"/>
        </w:numPr>
        <w:ind w:leftChars="0"/>
        <w:rPr>
          <w:rFonts w:hint="eastAsia"/>
        </w:rPr>
      </w:pPr>
      <w:bookmarkStart w:id="220" w:name="_Toc530814231"/>
      <w:r>
        <w:rPr>
          <w:rFonts w:hint="default"/>
        </w:rPr>
        <w:t>10.5可靠性需求</w:t>
      </w:r>
      <w:bookmarkEnd w:id="220"/>
    </w:p>
    <w:p>
      <w:pPr>
        <w:rPr>
          <w:rFonts w:hint="default"/>
          <w:lang w:val="en-US"/>
        </w:rPr>
      </w:pPr>
      <w:r>
        <w:rPr>
          <w:rFonts w:hint="default"/>
          <w:lang w:val="en-US"/>
        </w:rPr>
        <w:t>◆</w:t>
      </w:r>
      <w:r>
        <w:rPr>
          <w:rFonts w:hint="default"/>
        </w:rPr>
        <w:t>业务稳定运行</w:t>
      </w:r>
      <w:r>
        <w:rPr>
          <w:rFonts w:hint="default"/>
          <w:lang w:val="en-US"/>
        </w:rPr>
        <w:t>7*24小时</w:t>
      </w:r>
    </w:p>
    <w:p>
      <w:pPr>
        <w:rPr>
          <w:rFonts w:hint="default"/>
          <w:lang w:val="en-US"/>
        </w:rPr>
      </w:pPr>
      <w:r>
        <w:rPr>
          <w:rFonts w:hint="default"/>
          <w:lang w:val="en-US"/>
        </w:rPr>
        <w:t>◆</w:t>
      </w:r>
      <w:r>
        <w:rPr>
          <w:rFonts w:hint="default"/>
        </w:rPr>
        <w:t>业务异常自恢复时限3600秒</w:t>
      </w:r>
    </w:p>
    <w:p>
      <w:pPr>
        <w:pStyle w:val="5"/>
        <w:numPr>
          <w:ilvl w:val="1"/>
          <w:numId w:val="0"/>
        </w:numPr>
        <w:ind w:leftChars="0"/>
        <w:rPr>
          <w:rFonts w:hint="eastAsia"/>
        </w:rPr>
      </w:pPr>
      <w:bookmarkStart w:id="221" w:name="_Toc747710779"/>
      <w:r>
        <w:rPr>
          <w:rFonts w:hint="default"/>
        </w:rPr>
        <w:t>10.6可维护性需求</w:t>
      </w:r>
      <w:bookmarkEnd w:id="221"/>
    </w:p>
    <w:p>
      <w:pPr>
        <w:numPr>
          <w:ilvl w:val="0"/>
          <w:numId w:val="8"/>
        </w:numPr>
        <w:rPr>
          <w:rFonts w:hint="eastAsia"/>
          <w:szCs w:val="22"/>
          <w:lang w:val="zh-CN"/>
        </w:rPr>
      </w:pPr>
      <w:r>
        <w:rPr>
          <w:rFonts w:hint="eastAsia"/>
          <w:szCs w:val="22"/>
          <w:lang w:val="zh-CN"/>
        </w:rPr>
        <w:t>通过部署工具可升级，最长</w:t>
      </w:r>
      <w:r>
        <w:rPr>
          <w:rFonts w:hint="default"/>
          <w:szCs w:val="22"/>
        </w:rPr>
        <w:t>3600秒</w:t>
      </w:r>
      <w:r>
        <w:rPr>
          <w:rFonts w:hint="eastAsia"/>
          <w:szCs w:val="22"/>
          <w:lang w:val="zh-CN"/>
        </w:rPr>
        <w:t>内完成</w:t>
      </w:r>
    </w:p>
    <w:p>
      <w:pPr>
        <w:numPr>
          <w:ilvl w:val="0"/>
          <w:numId w:val="8"/>
        </w:numPr>
        <w:rPr>
          <w:rFonts w:hint="eastAsia"/>
          <w:szCs w:val="22"/>
          <w:lang w:val="zh-CN"/>
        </w:rPr>
      </w:pPr>
      <w:r>
        <w:rPr>
          <w:rFonts w:hint="eastAsia"/>
          <w:szCs w:val="22"/>
          <w:lang w:val="zh-CN"/>
        </w:rPr>
        <w:t>可回退至上一版本</w:t>
      </w:r>
      <w:r>
        <w:rPr>
          <w:rFonts w:hint="default"/>
          <w:szCs w:val="22"/>
        </w:rPr>
        <w:t>。</w:t>
      </w:r>
    </w:p>
    <w:p>
      <w:pPr>
        <w:numPr>
          <w:ilvl w:val="0"/>
          <w:numId w:val="8"/>
        </w:numPr>
        <w:rPr>
          <w:rFonts w:hint="eastAsia"/>
          <w:szCs w:val="22"/>
          <w:lang w:val="zh-CN"/>
        </w:rPr>
      </w:pPr>
      <w:r>
        <w:rPr>
          <w:rFonts w:hint="eastAsia"/>
          <w:szCs w:val="22"/>
          <w:lang w:val="zh-CN"/>
        </w:rPr>
        <w:t>可恢复近一次备份的用户业务数据</w:t>
      </w:r>
      <w:bookmarkEnd w:id="164"/>
      <w:bookmarkEnd w:id="165"/>
      <w:bookmarkEnd w:id="166"/>
      <w:bookmarkEnd w:id="167"/>
    </w:p>
    <w:p/>
    <w:p>
      <w:pPr>
        <w:pStyle w:val="2"/>
        <w:rPr>
          <w:rFonts w:hint="eastAsia"/>
          <w:lang w:val="en-US" w:eastAsia="zh-Hans"/>
        </w:rPr>
      </w:pPr>
    </w:p>
    <w:p/>
    <w:p>
      <w:pPr>
        <w:rPr>
          <w:rFonts w:hint="default"/>
        </w:rPr>
      </w:pPr>
    </w:p>
    <w:p>
      <w:pPr>
        <w:ind w:firstLine="480" w:firstLineChars="0"/>
        <w:outlineLvl w:val="9"/>
        <w:rPr>
          <w:rFonts w:hint="default"/>
        </w:rPr>
      </w:pPr>
    </w:p>
    <w:sectPr>
      <w:footerReference r:id="rId8"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黑体">
    <w:altName w:val="汉仪中黑KW"/>
    <w:panose1 w:val="02010609060101010101"/>
    <w:charset w:val="86"/>
    <w:family w:val="modern"/>
    <w:pitch w:val="default"/>
    <w:sig w:usb0="00000000" w:usb1="00000000" w:usb2="00000016" w:usb3="00000000" w:csb0="00040001" w:csb1="00000000"/>
  </w:font>
  <w:font w:name="Arial">
    <w:panose1 w:val="020B0604020202090204"/>
    <w:charset w:val="00"/>
    <w:family w:val="swiss"/>
    <w:pitch w:val="default"/>
    <w:sig w:usb0="E0000AFF" w:usb1="00007843" w:usb2="00000001" w:usb3="00000000" w:csb0="400001BF" w:csb1="DFF70000"/>
  </w:font>
  <w:font w:name="Verdana">
    <w:panose1 w:val="020B0804030504040204"/>
    <w:charset w:val="00"/>
    <w:family w:val="swiss"/>
    <w:pitch w:val="default"/>
    <w:sig w:usb0="A10006FF" w:usb1="4000205B" w:usb2="00000010" w:usb3="00000000" w:csb0="2000019F" w:csb1="00000000"/>
  </w:font>
  <w:font w:name="仿宋">
    <w:altName w:val="方正仿宋_GBK"/>
    <w:panose1 w:val="02010609060101010101"/>
    <w:charset w:val="86"/>
    <w:family w:val="modern"/>
    <w:pitch w:val="default"/>
    <w:sig w:usb0="00000000" w:usb1="00000000" w:usb2="00000016" w:usb3="00000000" w:csb0="00040001" w:csb1="00000000"/>
  </w:font>
  <w:font w:name="Tahoma">
    <w:panose1 w:val="020B0604030504040204"/>
    <w:charset w:val="00"/>
    <w:family w:val="swiss"/>
    <w:pitch w:val="default"/>
    <w:sig w:usb0="E1002AFF" w:usb1="C000605B" w:usb2="00000029" w:usb3="00000000" w:csb0="200101FF" w:csb1="20280000"/>
  </w:font>
  <w:font w:name="微软雅黑">
    <w:panose1 w:val="020B0503020204020204"/>
    <w:charset w:val="86"/>
    <w:family w:val="swiss"/>
    <w:pitch w:val="default"/>
    <w:sig w:usb0="80000287" w:usb1="2A0F3C52" w:usb2="00000016" w:usb3="00000000" w:csb0="0004001F" w:csb1="00000000"/>
  </w:font>
  <w:font w:name="仿宋_GB2312">
    <w:altName w:val="方正仿宋_GBK"/>
    <w:panose1 w:val="00000000000000000000"/>
    <w:charset w:val="86"/>
    <w:family w:val="modern"/>
    <w:pitch w:val="default"/>
    <w:sig w:usb0="00000000" w:usb1="00000000" w:usb2="00000000" w:usb3="00000000" w:csb0="00040000" w:csb1="00000000"/>
  </w:font>
  <w:font w:name="F4">
    <w:altName w:val="苹方-简"/>
    <w:panose1 w:val="00000000000000000000"/>
    <w:charset w:val="00"/>
    <w:family w:val="auto"/>
    <w:pitch w:val="default"/>
    <w:sig w:usb0="00000000" w:usb1="00000000" w:usb2="00000010" w:usb3="00000000" w:csb0="00040000" w:csb1="00000000"/>
  </w:font>
  <w:font w:name="Arial Unicode MS">
    <w:panose1 w:val="020B0604020202020204"/>
    <w:charset w:val="86"/>
    <w:family w:val="swiss"/>
    <w:pitch w:val="default"/>
    <w:sig w:usb0="FFFFFFFF" w:usb1="E9FFFFFF" w:usb2="0000003F" w:usb3="00000000" w:csb0="603F01FF" w:csb1="FFFF0000"/>
  </w:font>
  <w:font w:name="汉仪旗黑KW">
    <w:panose1 w:val="00020600040101010101"/>
    <w:charset w:val="86"/>
    <w:family w:val="auto"/>
    <w:pitch w:val="default"/>
    <w:sig w:usb0="A00002BF" w:usb1="3ACF7CFA" w:usb2="00000016" w:usb3="00000000" w:csb0="0004009F" w:csb1="DFD70000"/>
  </w:font>
  <w:font w:name="冬青黑体简体中文">
    <w:panose1 w:val="020B0300000000000000"/>
    <w:charset w:val="86"/>
    <w:family w:val="auto"/>
    <w:pitch w:val="default"/>
    <w:sig w:usb0="A00002BF" w:usb1="1ACF7CFA" w:usb2="00000016" w:usb3="00000000" w:csb0="00060007" w:csb1="00000000"/>
  </w:font>
  <w:font w:name="PingFangHK">
    <w:altName w:val="苹方-简"/>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A00002BF" w:usb1="18EF7CFA" w:usb2="00000016" w:usb3="00000000" w:csb0="00040000" w:csb1="00000000"/>
  </w:font>
  <w:font w:name="汉仪仿宋KW">
    <w:panose1 w:val="00020600040101010101"/>
    <w:charset w:val="86"/>
    <w:family w:val="auto"/>
    <w:pitch w:val="default"/>
    <w:sig w:usb0="A00002BF" w:usb1="18EF7CFA" w:usb2="00000016" w:usb3="00000000" w:csb0="00040000" w:csb1="00000000"/>
  </w:font>
  <w:font w:name="Symbol">
    <w:altName w:val="Kingsoft Sign"/>
    <w:panose1 w:val="05050102010706020507"/>
    <w:charset w:val="00"/>
    <w:family w:val="auto"/>
    <w:pitch w:val="default"/>
    <w:sig w:usb0="00000000" w:usb1="00000000" w:usb2="00000000" w:usb3="00000000" w:csb0="80000000" w:csb1="00000000"/>
  </w:font>
  <w:font w:name="儷宋 Pro">
    <w:altName w:val="苹方-简"/>
    <w:panose1 w:val="02020300000000000000"/>
    <w:charset w:val="88"/>
    <w:family w:val="auto"/>
    <w:pitch w:val="default"/>
    <w:sig w:usb0="00000000" w:usb1="00000000" w:usb2="00000016" w:usb3="00000000" w:csb0="00100000" w:csb1="00000000"/>
  </w:font>
  <w:font w:name="宋体-简">
    <w:panose1 w:val="02010800040101010101"/>
    <w:charset w:val="86"/>
    <w:family w:val="auto"/>
    <w:pitch w:val="default"/>
    <w:sig w:usb0="00000001" w:usb1="080F0000" w:usb2="00000000" w:usb3="00000000" w:csb0="00040000" w:csb1="00000000"/>
  </w:font>
  <w:font w:name="Calibri Light">
    <w:altName w:val="Helvetica Neue"/>
    <w:panose1 w:val="00000000000000000000"/>
    <w:charset w:val="00"/>
    <w:family w:val="auto"/>
    <w:pitch w:val="default"/>
    <w:sig w:usb0="00000000" w:usb1="00000000" w:usb2="00000000" w:usb3="00000000" w:csb0="00000000" w:csb1="00000000"/>
  </w:font>
  <w:font w:name="华文楷体">
    <w:altName w:val="华文宋体"/>
    <w:panose1 w:val="02010600040101010101"/>
    <w:charset w:val="86"/>
    <w:family w:val="auto"/>
    <w:pitch w:val="default"/>
    <w:sig w:usb0="00000000" w:usb1="00000000" w:usb2="00000016" w:usb3="00000000" w:csb0="0004001F" w:csb1="00000000"/>
  </w:font>
  <w:font w:name="华文仿宋">
    <w:altName w:val="华文宋体"/>
    <w:panose1 w:val="02010600040101010101"/>
    <w:charset w:val="86"/>
    <w:family w:val="auto"/>
    <w:pitch w:val="default"/>
    <w:sig w:usb0="00000000" w:usb1="00000000" w:usb2="00000000" w:usb3="00000000" w:csb0="0004009F" w:csb1="DFD70000"/>
  </w:font>
  <w:font w:name="Chinese Quote">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Times New Roman (标题 CS)">
    <w:altName w:val="苹方-简"/>
    <w:panose1 w:val="00000000000000000000"/>
    <w:charset w:val="00"/>
    <w:family w:val="roman"/>
    <w:pitch w:val="default"/>
    <w:sig w:usb0="00000000" w:usb1="00000000" w:usb2="00000009" w:usb3="00000000" w:csb0="000001FF" w:csb1="00000000"/>
  </w:font>
  <w:font w:name="等线 Light">
    <w:altName w:val="汉仪中等线KW"/>
    <w:panose1 w:val="02010600030101010101"/>
    <w:charset w:val="86"/>
    <w:family w:val="auto"/>
    <w:pitch w:val="default"/>
    <w:sig w:usb0="00000000" w:usb1="00000000" w:usb2="00000016" w:usb3="00000000" w:csb0="0004000F" w:csb1="00000000"/>
  </w:font>
  <w:font w:name="Courier New">
    <w:panose1 w:val="02070409020205090404"/>
    <w:charset w:val="00"/>
    <w:family w:val="modern"/>
    <w:pitch w:val="default"/>
    <w:sig w:usb0="E0000AFF" w:usb1="40007843" w:usb2="00000001" w:usb3="00000000" w:csb0="400001BF" w:csb1="DFF70000"/>
  </w:font>
  <w:font w:name="??????">
    <w:altName w:val="苹方-简"/>
    <w:panose1 w:val="00000000000000000000"/>
    <w:charset w:val="00"/>
    <w:family w:val="auto"/>
    <w:pitch w:val="default"/>
    <w:sig w:usb0="00000000" w:usb1="00000000" w:usb2="00000000" w:usb3="00000000" w:csb0="00040001" w:csb1="00000000"/>
  </w:font>
  <w:font w:name="Microsoft YaHei UI">
    <w:altName w:val="苹方-简"/>
    <w:panose1 w:val="020B0503020204020204"/>
    <w:charset w:val="86"/>
    <w:family w:val="swiss"/>
    <w:pitch w:val="default"/>
    <w:sig w:usb0="00000000" w:usb1="00000000" w:usb2="00000016" w:usb3="00000000" w:csb0="0004001F" w:csb1="00000000"/>
  </w:font>
  <w:font w:name="PMingLiU">
    <w:altName w:val="宋体-繁"/>
    <w:panose1 w:val="02010601000101010101"/>
    <w:charset w:val="88"/>
    <w:family w:val="roman"/>
    <w:pitch w:val="default"/>
    <w:sig w:usb0="00000000" w:usb1="00000000" w:usb2="00000016" w:usb3="00000000" w:csb0="00100001" w:csb1="00000000"/>
  </w:font>
  <w:font w:name="Times">
    <w:panose1 w:val="00000500000000020000"/>
    <w:charset w:val="00"/>
    <w:family w:val="roman"/>
    <w:pitch w:val="default"/>
    <w:sig w:usb0="E00002FF" w:usb1="5000205A" w:usb2="00000000" w:usb3="00000000" w:csb0="2000019F" w:csb1="4F010000"/>
  </w:font>
  <w:font w:name="方正姚体">
    <w:altName w:val="华文宋体"/>
    <w:panose1 w:val="02010601030101010101"/>
    <w:charset w:val="86"/>
    <w:family w:val="auto"/>
    <w:pitch w:val="default"/>
    <w:sig w:usb0="00000000" w:usb1="00000000" w:usb2="00000010" w:usb3="00000000" w:csb0="00040000" w:csb1="00000000"/>
  </w:font>
  <w:font w:name="Garamond">
    <w:altName w:val="苹方-简"/>
    <w:panose1 w:val="02020404030301010803"/>
    <w:charset w:val="00"/>
    <w:family w:val="roman"/>
    <w:pitch w:val="default"/>
    <w:sig w:usb0="00000000" w:usb1="00000000" w:usb2="00000000" w:usb3="00000000" w:csb0="0000009F" w:csb1="00000000"/>
  </w:font>
  <w:font w:name="楷体_GB2312">
    <w:altName w:val="汉仪楷体简"/>
    <w:panose1 w:val="00000000000000000000"/>
    <w:charset w:val="86"/>
    <w:family w:val="modern"/>
    <w:pitch w:val="default"/>
    <w:sig w:usb0="00000000" w:usb1="00000000" w:usb2="00000010" w:usb3="00000000" w:csb0="00040000" w:csb1="00000000"/>
  </w:font>
  <w:font w:name="新宋体">
    <w:altName w:val="方正书宋_GBK"/>
    <w:panose1 w:val="02010609030101010101"/>
    <w:charset w:val="86"/>
    <w:family w:val="modern"/>
    <w:pitch w:val="default"/>
    <w:sig w:usb0="00000000" w:usb1="00000000" w:usb2="00000016" w:usb3="00000000" w:csb0="00040001" w:csb1="00000000"/>
  </w:font>
  <w:font w:name="Time New Roman">
    <w:altName w:val="苹方-简"/>
    <w:panose1 w:val="00000000000000000000"/>
    <w:charset w:val="00"/>
    <w:family w:val="roman"/>
    <w:pitch w:val="default"/>
    <w:sig w:usb0="00000000" w:usb1="00000000" w:usb2="00000000" w:usb3="00000000" w:csb0="00040001" w:csb1="00000000"/>
  </w:font>
  <w:font w:name="FangSong">
    <w:altName w:val="方正仿宋_GBK"/>
    <w:panose1 w:val="00000000000000000000"/>
    <w:charset w:val="86"/>
    <w:family w:val="modern"/>
    <w:pitch w:val="default"/>
    <w:sig w:usb0="00000000" w:usb1="00000000" w:usb2="00000016" w:usb3="00000000" w:csb0="00040001" w:csb1="00000000"/>
  </w:font>
  <w:font w:name="MS Gothic">
    <w:altName w:val="Hiragino Sans"/>
    <w:panose1 w:val="020B0609070205080204"/>
    <w:charset w:val="80"/>
    <w:family w:val="modern"/>
    <w:pitch w:val="default"/>
    <w:sig w:usb0="00000000" w:usb1="00000000" w:usb2="08000012" w:usb3="00000000" w:csb0="0002009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等线 Light">
    <w:altName w:val="汉仪中等线KW"/>
    <w:panose1 w:val="00000000000000000000"/>
    <w:charset w:val="00"/>
    <w:family w:val="auto"/>
    <w:pitch w:val="default"/>
    <w:sig w:usb0="00000000" w:usb1="00000000" w:usb2="00000000" w:usb3="00000000" w:csb0="00000000" w:csb1="00000000"/>
  </w:font>
  <w:font w:name="宋体-繁">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80000287" w:usb1="280F3C52" w:usb2="00000016" w:usb3="00000000" w:csb0="0004001F" w:csb1="00000000"/>
  </w:font>
  <w:font w:name="汉仪楷体KW">
    <w:panose1 w:val="00020600040101010101"/>
    <w:charset w:val="86"/>
    <w:family w:val="auto"/>
    <w:pitch w:val="default"/>
    <w:sig w:usb0="A00002BF" w:usb1="18EF7CFA" w:usb2="00000016" w:usb3="00000000" w:csb0="00040000" w:csb1="00000000"/>
  </w:font>
  <w:font w:name="方正仿宋_GBK">
    <w:panose1 w:val="02000000000000000000"/>
    <w:charset w:val="86"/>
    <w:family w:val="auto"/>
    <w:pitch w:val="default"/>
    <w:sig w:usb0="A00002BF" w:usb1="38CF7CFA" w:usb2="00082016" w:usb3="00000000" w:csb0="00040001" w:csb1="00000000"/>
  </w:font>
  <w:font w:name="Kingsoft Sign">
    <w:panose1 w:val="05050102010706020507"/>
    <w:charset w:val="00"/>
    <w:family w:val="auto"/>
    <w:pitch w:val="default"/>
    <w:sig w:usb0="00000000" w:usb1="10000000" w:usb2="00000000" w:usb3="00000000" w:csb0="00000001" w:csb1="00000000"/>
  </w:font>
  <w:font w:name="汉仪楷体简">
    <w:panose1 w:val="02010600000101010101"/>
    <w:charset w:val="86"/>
    <w:family w:val="auto"/>
    <w:pitch w:val="default"/>
    <w:sig w:usb0="00000001" w:usb1="080E0800" w:usb2="00000002" w:usb3="00000000" w:csb0="00040000" w:csb1="00000000"/>
  </w:font>
  <w:font w:name="pingfang sc">
    <w:panose1 w:val="020B0400000000000000"/>
    <w:charset w:val="86"/>
    <w:family w:val="auto"/>
    <w:pitch w:val="default"/>
    <w:sig w:usb0="A00002FF" w:usb1="7ACFFDFB" w:usb2="00000017" w:usb3="00000000" w:csb0="00040001" w:csb1="00000000"/>
  </w:font>
  <w:font w:name="Apple Color Emoji">
    <w:panose1 w:val="00000000000000000000"/>
    <w:charset w:val="00"/>
    <w:family w:val="auto"/>
    <w:pitch w:val="default"/>
    <w:sig w:usb0="00000003" w:usb1="18000000" w:usb2="14000000" w:usb3="00000000" w:csb0="00000001" w:csb1="00000000"/>
  </w:font>
  <w:font w:name="Wingdings">
    <w:panose1 w:val="05000000000000000000"/>
    <w:charset w:val="00"/>
    <w:family w:val="auto"/>
    <w:pitch w:val="default"/>
    <w:sig w:usb0="00000000" w:usb1="00000000" w:usb2="00000000" w:usb3="00000000" w:csb0="80000000" w:csb1="00000000"/>
  </w:font>
  <w:font w:name="Arial Rounded MT Bold">
    <w:panose1 w:val="020F0704030504030204"/>
    <w:charset w:val="00"/>
    <w:family w:val="auto"/>
    <w:pitch w:val="default"/>
    <w:sig w:usb0="00000003" w:usb1="00000000" w:usb2="00000000" w:usb3="00000000" w:csb0="20000001" w:csb1="00000000"/>
  </w:font>
  <w:font w:name="楷体">
    <w:altName w:val="汉仪楷体KW"/>
    <w:panose1 w:val="00000000000000000000"/>
    <w:charset w:val="00"/>
    <w:family w:val="auto"/>
    <w:pitch w:val="default"/>
    <w:sig w:usb0="00000000" w:usb1="00000000" w:usb2="00000000" w:usb3="00000000" w:csb0="00000000" w:csb1="00000000"/>
  </w:font>
  <w:font w:name="DengXian">
    <w:altName w:val="汉仪中等线KW"/>
    <w:panose1 w:val="02010600030101010101"/>
    <w:charset w:val="86"/>
    <w:family w:val="script"/>
    <w:pitch w:val="default"/>
    <w:sig w:usb0="00000000" w:usb1="00000000" w:usb2="00000016" w:usb3="00000000" w:csb0="0004000F" w:csb1="00000000"/>
  </w:font>
  <w:font w:name="DengXian Light">
    <w:altName w:val="汉仪中等线KW"/>
    <w:panose1 w:val="02010600030101010101"/>
    <w:charset w:val="86"/>
    <w:family w:val="script"/>
    <w:pitch w:val="default"/>
    <w:sig w:usb0="00000000" w:usb1="00000000" w:usb2="00000016" w:usb3="00000000" w:csb0="0004000F" w:csb1="00000000"/>
  </w:font>
  <w:font w:name="DengXian">
    <w:altName w:val="汉仪中等线KW"/>
    <w:panose1 w:val="00000000000000000000"/>
    <w:charset w:val="00"/>
    <w:family w:val="auto"/>
    <w:pitch w:val="default"/>
    <w:sig w:usb0="00000000" w:usb1="00000000" w:usb2="00000000" w:usb3="00000000" w:csb0="00000000" w:csb1="00000000"/>
  </w:font>
  <w:font w:name="DengXian Light">
    <w:altName w:val="汉仪中等线KW"/>
    <w:panose1 w:val="00000000000000000000"/>
    <w:charset w:val="00"/>
    <w:family w:val="auto"/>
    <w:pitch w:val="default"/>
    <w:sig w:usb0="0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Angsana New">
    <w:altName w:val="Tahoma"/>
    <w:panose1 w:val="02020603050405020304"/>
    <w:charset w:val="DE"/>
    <w:family w:val="roman"/>
    <w:pitch w:val="default"/>
    <w:sig w:usb0="00000000" w:usb1="00000000" w:usb2="00000000" w:usb3="00000000" w:csb0="00010000" w:csb1="00000000"/>
  </w:font>
  <w:font w:name="Microsoft YaHei UI Light">
    <w:altName w:val="苹方-简"/>
    <w:panose1 w:val="020B0402040204020203"/>
    <w:charset w:val="86"/>
    <w:family w:val="swiss"/>
    <w:pitch w:val="default"/>
    <w:sig w:usb0="00000000" w:usb1="00000000" w:usb2="00000016" w:usb3="00000000" w:csb0="00040001" w:csb1="00000000"/>
  </w:font>
  <w:font w:name="Benton Sans Book">
    <w:altName w:val="苹方-简"/>
    <w:panose1 w:val="00000000000000000000"/>
    <w:charset w:val="00"/>
    <w:family w:val="auto"/>
    <w:pitch w:val="default"/>
    <w:sig w:usb0="00000000" w:usb1="00000000" w:usb2="00000000" w:usb3="00000000" w:csb0="00000000" w:csb1="00000000"/>
  </w:font>
  <w:font w:name="宋体 (正文)">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swiss"/>
    <w:pitch w:val="default"/>
    <w:sig w:usb0="E00002FF" w:usb1="5000785B" w:usb2="00000000" w:usb3="00000000" w:csb0="2000019F" w:csb1="4F010000"/>
  </w:font>
  <w:font w:name="MS Mincho">
    <w:altName w:val="Hiragino Sans"/>
    <w:panose1 w:val="02020609040205080304"/>
    <w:charset w:val="80"/>
    <w:family w:val="modern"/>
    <w:pitch w:val="default"/>
    <w:sig w:usb0="00000000" w:usb1="00000000" w:usb2="08000012" w:usb3="00000000" w:csb0="0002009F" w:csb1="00000000"/>
  </w:font>
  <w:font w:name="MT Extra">
    <w:altName w:val="Kingsoft Extra"/>
    <w:panose1 w:val="05050102010205020202"/>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Kingsoft Extra">
    <w:panose1 w:val="05050102010205020202"/>
    <w:charset w:val="00"/>
    <w:family w:val="auto"/>
    <w:pitch w:val="default"/>
    <w:sig w:usb0="00000000" w:usb1="10000000" w:usb2="00000000" w:usb3="00000000" w:csb0="00000001" w:csb1="00000000"/>
  </w:font>
  <w:font w:name="Hiragino Sans">
    <w:panose1 w:val="020B0300000000000000"/>
    <w:charset w:val="80"/>
    <w:family w:val="auto"/>
    <w:pitch w:val="default"/>
    <w:sig w:usb0="E00002FF" w:usb1="7AE7FFFF" w:usb2="00000012" w:usb3="00000000" w:csb0="0002000D" w:csb1="00000000"/>
  </w:font>
  <w:font w:name="TimesNewRomanPSMT">
    <w:panose1 w:val="02020503050405090304"/>
    <w:charset w:val="00"/>
    <w:family w:val="auto"/>
    <w:pitch w:val="default"/>
    <w:sig w:usb0="E0000AFF" w:usb1="00007843" w:usb2="00000001" w:usb3="00000000" w:csb0="400001BF" w:csb1="DFF70000"/>
  </w:font>
  <w:font w:name="lucida Grande">
    <w:panose1 w:val="020B0600040502020204"/>
    <w:charset w:val="00"/>
    <w:family w:val="auto"/>
    <w:pitch w:val="default"/>
    <w:sig w:usb0="E1000AEF" w:usb1="5000A1FF" w:usb2="00000000" w:usb3="00000000" w:csb0="200001BF" w:csb1="4F010000"/>
  </w:font>
  <w:font w:name="FZXBSJW--GB1-0">
    <w:altName w:val="苹方-简"/>
    <w:panose1 w:val="00000000000000000000"/>
    <w:charset w:val="00"/>
    <w:family w:val="auto"/>
    <w:pitch w:val="default"/>
    <w:sig w:usb0="00000000" w:usb1="00000000" w:usb2="00000000" w:usb3="00000000" w:csb0="00000000" w:csb1="00000000"/>
  </w:font>
  <w:font w:name="黑体">
    <w:altName w:val="汉仪中黑KW"/>
    <w:panose1 w:val="00000000000000000000"/>
    <w:charset w:val="00"/>
    <w:family w:val="auto"/>
    <w:pitch w:val="default"/>
    <w:sig w:usb0="00000000" w:usb1="00000000" w:usb2="00000000" w:usb3="00000000" w:csb0="00000000" w:csb1="00000000"/>
  </w:font>
  <w:font w:name="仿宋_GB2312">
    <w:altName w:val="方正仿宋_GBK"/>
    <w:panose1 w:val="00000000000000000000"/>
    <w:charset w:val="00"/>
    <w:family w:val="auto"/>
    <w:pitch w:val="default"/>
    <w:sig w:usb0="00000000" w:usb1="00000000" w:usb2="00000000" w:usb3="00000000" w:csb0="00000000" w:csb1="00000000"/>
  </w:font>
  <w:font w:name="Arial">
    <w:panose1 w:val="020B0604020202090204"/>
    <w:charset w:val="01"/>
    <w:family w:val="swiss"/>
    <w:pitch w:val="default"/>
    <w:sig w:usb0="E0000AFF" w:usb1="00007843" w:usb2="00000001" w:usb3="00000000" w:csb0="400001BF" w:csb1="DFF70000"/>
  </w:font>
  <w:font w:name="Courier New">
    <w:panose1 w:val="02070409020205090404"/>
    <w:charset w:val="01"/>
    <w:family w:val="modern"/>
    <w:pitch w:val="default"/>
    <w:sig w:usb0="E0000AFF" w:usb1="40007843" w:usb2="00000001" w:usb3="00000000" w:csb0="400001BF" w:csb1="DFF70000"/>
  </w:font>
  <w:font w:name="仿宋">
    <w:altName w:val="方正仿宋_GBK"/>
    <w:panose1 w:val="02010609060101010101"/>
    <w:charset w:val="00"/>
    <w:family w:val="auto"/>
    <w:pitch w:val="default"/>
    <w:sig w:usb0="00000000" w:usb1="00000000" w:usb2="00000016" w:usb3="00000000" w:csb0="00040001" w:csb1="00000000"/>
  </w:font>
  <w:font w:name="Consolas">
    <w:altName w:val="苹方-简"/>
    <w:panose1 w:val="020B0609020204030204"/>
    <w:charset w:val="00"/>
    <w:family w:val="auto"/>
    <w:pitch w:val="default"/>
    <w:sig w:usb0="00000000" w:usb1="00000000" w:usb2="00000001" w:usb3="00000000" w:csb0="6000019F" w:csb1="DFD70000"/>
  </w:font>
  <w:font w:name="新宋体">
    <w:altName w:val="方正书宋_GBK"/>
    <w:panose1 w:val="02010609030101010101"/>
    <w:charset w:val="00"/>
    <w:family w:val="modern"/>
    <w:pitch w:val="default"/>
    <w:sig w:usb0="00000000" w:usb1="00000000" w:usb2="00000016" w:usb3="00000000" w:csb0="00040001" w:csb1="00000000"/>
  </w:font>
  <w:font w:name="方正小标宋_GBK">
    <w:altName w:val="苹方-简"/>
    <w:panose1 w:val="03000509000000000000"/>
    <w:charset w:val="00"/>
    <w:family w:val="script"/>
    <w:pitch w:val="default"/>
    <w:sig w:usb0="00000000" w:usb1="00000000" w:usb2="00000010" w:usb3="00000000" w:csb0="00040000" w:csb1="00000000"/>
  </w:font>
  <w:font w:name="FangSong">
    <w:altName w:val="方正仿宋_GBK"/>
    <w:panose1 w:val="00000000000000000000"/>
    <w:charset w:val="00"/>
    <w:family w:val="modern"/>
    <w:pitch w:val="default"/>
    <w:sig w:usb0="00000000" w:usb1="00000000" w:usb2="00000016" w:usb3="00000000" w:csb0="00040001" w:csb1="00000000"/>
  </w:font>
  <w:font w:name="汉仪旗黑">
    <w:panose1 w:val="00020600040101010101"/>
    <w:charset w:val="86"/>
    <w:family w:val="auto"/>
    <w:pitch w:val="default"/>
    <w:sig w:usb0="A00002BF" w:usb1="1ACF7CFA" w:usb2="00000016" w:usb3="00000000" w:csb0="0004009F" w:csb1="DFD70000"/>
  </w:font>
  <w:font w:name="monospace">
    <w:altName w:val="苹方-简"/>
    <w:panose1 w:val="00000000000000000000"/>
    <w:charset w:val="00"/>
    <w:family w:val="auto"/>
    <w:pitch w:val="default"/>
    <w:sig w:usb0="00000000" w:usb1="00000000" w:usb2="00000000" w:usb3="00000000" w:csb0="00000000" w:csb1="00000000"/>
  </w:font>
  <w:font w:name="楷体">
    <w:altName w:val="汉仪楷体KW"/>
    <w:panose1 w:val="00000000000000000000"/>
    <w:charset w:val="86"/>
    <w:family w:val="auto"/>
    <w:pitch w:val="default"/>
    <w:sig w:usb0="00000000" w:usb1="00000000" w:usb2="00000016" w:usb3="00000000" w:csb0="00040001" w:csb1="00000000"/>
  </w:font>
  <w:font w:name="Songti TC Regular">
    <w:panose1 w:val="02010600040101010101"/>
    <w:charset w:val="86"/>
    <w:family w:val="auto"/>
    <w:pitch w:val="default"/>
    <w:sig w:usb0="00000287" w:usb1="080F0000" w:usb2="00000000" w:usb3="00000000" w:csb0="0004009F" w:csb1="DFD70000"/>
  </w:font>
  <w:font w:name="Songti SC Regular">
    <w:panose1 w:val="02010800040101010101"/>
    <w:charset w:val="86"/>
    <w:family w:val="auto"/>
    <w:pitch w:val="default"/>
    <w:sig w:usb0="00000001" w:usb1="080F0000" w:usb2="00000000" w:usb3="00000000" w:csb0="00040000" w:csb1="00000000"/>
  </w:font>
  <w:font w:name="Hiragino Sans GB W3">
    <w:panose1 w:val="020B0300000000000000"/>
    <w:charset w:val="86"/>
    <w:family w:val="auto"/>
    <w:pitch w:val="default"/>
    <w:sig w:usb0="A00002BF" w:usb1="1ACF7CFA" w:usb2="00000016" w:usb3="00000000" w:csb0="00060007" w:csb1="00000000"/>
  </w:font>
  <w:font w:name="PingFang SC Regular">
    <w:panose1 w:val="020B0400000000000000"/>
    <w:charset w:val="86"/>
    <w:family w:val="auto"/>
    <w:pitch w:val="default"/>
    <w:sig w:usb0="A00002FF" w:usb1="7ACFFDFB" w:usb2="00000017" w:usb3="00000000" w:csb0="00040001" w:csb1="00000000"/>
  </w:font>
  <w:font w:name="Heiti TC Light">
    <w:panose1 w:val="02000000000000000000"/>
    <w:charset w:val="86"/>
    <w:family w:val="auto"/>
    <w:pitch w:val="default"/>
    <w:sig w:usb0="8000002F" w:usb1="0800004A" w:usb2="00000000" w:usb3="00000000" w:csb0="203E0000" w:csb1="00000000"/>
  </w:font>
  <w:font w:name="Heiti SC Light">
    <w:panose1 w:val="02000000000000000000"/>
    <w:charset w:val="86"/>
    <w:family w:val="auto"/>
    <w:pitch w:val="default"/>
    <w:sig w:usb0="8000002F" w:usb1="0800004A" w:usb2="00000000" w:usb3="00000000" w:csb0="203E0000" w:csb1="00000000"/>
  </w:font>
  <w:font w:name="PingFang HK Regular">
    <w:panose1 w:val="020B0400000000000000"/>
    <w:charset w:val="88"/>
    <w:family w:val="auto"/>
    <w:pitch w:val="default"/>
    <w:sig w:usb0="A00002FF" w:usb1="7ACFFDFB" w:usb2="00000017" w:usb3="00000000" w:csb0="00100001" w:csb1="00000000"/>
  </w:font>
  <w:font w:name="Heiti SC Medium">
    <w:panose1 w:val="02000000000000000000"/>
    <w:charset w:val="86"/>
    <w:family w:val="auto"/>
    <w:pitch w:val="default"/>
    <w:sig w:usb0="8000002F" w:usb1="0800004A" w:usb2="00000000" w:usb3="00000000" w:csb0="203E0000" w:csb1="00000000"/>
  </w:font>
  <w:font w:name="PingFang TC Regular">
    <w:panose1 w:val="020B0400000000000000"/>
    <w:charset w:val="88"/>
    <w:family w:val="auto"/>
    <w:pitch w:val="default"/>
    <w:sig w:usb0="A00002FF" w:usb1="7ACFFDFB" w:usb2="00000017" w:usb3="00000000" w:csb0="00100001" w:csb1="00000000"/>
  </w:font>
  <w:font w:name="KufiStandardGK">
    <w:panose1 w:val="00000400000000000000"/>
    <w:charset w:val="00"/>
    <w:family w:val="auto"/>
    <w:pitch w:val="default"/>
    <w:sig w:usb0="00002000" w:usb1="00000000" w:usb2="00000000" w:usb3="00000000" w:csb0="00000000" w:csb1="00000000"/>
  </w:font>
  <w:font w:name="Sukhumvit Set Text">
    <w:panose1 w:val="02000506000000020004"/>
    <w:charset w:val="00"/>
    <w:family w:val="auto"/>
    <w:pitch w:val="default"/>
    <w:sig w:usb0="8100002F" w:usb1="5000004A" w:usb2="00000000" w:usb3="00000000" w:csb0="20010003" w:csb1="00000000"/>
  </w:font>
  <w:font w:name="Times Regular">
    <w:panose1 w:val="00000500000000020000"/>
    <w:charset w:val="00"/>
    <w:family w:val="auto"/>
    <w:pitch w:val="default"/>
    <w:sig w:usb0="E00002FF" w:usb1="5000205A" w:usb2="00000000" w:usb3="00000000" w:csb0="2000019F" w:csb1="4F010000"/>
  </w:font>
  <w:font w:name="Snell Roundhand Regular">
    <w:panose1 w:val="02000603080000090004"/>
    <w:charset w:val="00"/>
    <w:family w:val="auto"/>
    <w:pitch w:val="default"/>
    <w:sig w:usb0="80000027" w:usb1="00000000" w:usb2="00000000" w:usb3="00000000" w:csb0="20000111" w:csb1="41000000"/>
  </w:font>
  <w:font w:name="Superclarendon Regular">
    <w:panose1 w:val="02060605060000020003"/>
    <w:charset w:val="00"/>
    <w:family w:val="auto"/>
    <w:pitch w:val="default"/>
    <w:sig w:usb0="A00000EF" w:usb1="5000205A" w:usb2="00000000" w:usb3="00000000" w:csb0="20000183" w:csb1="00000000"/>
  </w:font>
  <w:font w:name="Tahoma Regular">
    <w:panose1 w:val="020B0604030504040204"/>
    <w:charset w:val="00"/>
    <w:family w:val="auto"/>
    <w:pitch w:val="default"/>
    <w:sig w:usb0="E1002AFF" w:usb1="C000605B" w:usb2="00000029" w:usb3="00000000" w:csb0="200101FF" w:csb1="20280000"/>
  </w:font>
  <w:font w:name="Tamil MN Regular">
    <w:panose1 w:val="00000500000000000000"/>
    <w:charset w:val="00"/>
    <w:family w:val="auto"/>
    <w:pitch w:val="default"/>
    <w:sig w:usb0="00100001" w:usb1="00000000" w:usb2="00000000" w:usb3="00000000" w:csb0="00000001" w:csb1="00000000"/>
  </w:font>
  <w:font w:name="Telugu MN Regular">
    <w:panose1 w:val="00000500000000000000"/>
    <w:charset w:val="00"/>
    <w:family w:val="auto"/>
    <w:pitch w:val="default"/>
    <w:sig w:usb0="00200001" w:usb1="00000000" w:usb2="00000000" w:usb3="00000000" w:csb0="00000001" w:csb1="00000000"/>
  </w:font>
  <w:font w:name="Thonburi Regular">
    <w:panose1 w:val="00000400000000000000"/>
    <w:charset w:val="00"/>
    <w:family w:val="auto"/>
    <w:pitch w:val="default"/>
    <w:sig w:usb0="01000000" w:usb1="00000000" w:usb2="00000000" w:usb3="00000000" w:csb0="20000193" w:csb1="4D000000"/>
  </w:font>
  <w:font w:name="Zapf Dingbats">
    <w:panose1 w:val="05020102010704020609"/>
    <w:charset w:val="00"/>
    <w:family w:val="auto"/>
    <w:pitch w:val="default"/>
    <w:sig w:usb0="00000000" w:usb1="00000000" w:usb2="00000000" w:usb3="00000000" w:csb0="00000000" w:csb1="00000000"/>
  </w:font>
  <w:font w:name="Times New Roman Bold">
    <w:panose1 w:val="02020503050405090304"/>
    <w:charset w:val="00"/>
    <w:family w:val="auto"/>
    <w:pitch w:val="default"/>
    <w:sig w:usb0="E0000AFF" w:usb1="00007843" w:usb2="00000001" w:usb3="00000000" w:csb0="400001BF" w:csb1="DFF70000"/>
  </w:font>
  <w:font w:name="-apple-system">
    <w:altName w:val="苹方-简"/>
    <w:panose1 w:val="00000000000000000000"/>
    <w:charset w:val="00"/>
    <w:family w:val="auto"/>
    <w:pitch w:val="default"/>
    <w:sig w:usb0="00000000" w:usb1="00000000" w:usb2="00000000" w:usb3="00000000" w:csb0="00000000" w:csb1="00000000"/>
  </w:font>
  <w:font w:name="华文仿宋">
    <w:altName w:val="苹方-简"/>
    <w:panose1 w:val="02010600040101010101"/>
    <w:charset w:val="00"/>
    <w:family w:val="auto"/>
    <w:pitch w:val="default"/>
    <w:sig w:usb0="00000000" w:usb1="0000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25"/>
          <w:jc w:val="center"/>
        </w:pPr>
        <w:r>
          <w:fldChar w:fldCharType="begin"/>
        </w:r>
        <w:r>
          <w:instrText xml:space="preserve">PAGE   \* MERGEFORMAT</w:instrText>
        </w:r>
        <w:r>
          <w:fldChar w:fldCharType="separate"/>
        </w:r>
        <w:r>
          <w:rPr>
            <w:lang w:val="zh-CN"/>
          </w:rPr>
          <w:t>II</w:t>
        </w:r>
        <w:r>
          <w:fldChar w:fldCharType="end"/>
        </w:r>
      </w:p>
    </w:sdtContent>
  </w:sdt>
  <w:p>
    <w:pPr>
      <w:pStyle w:val="2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11749340"/>
    </w:sdtPr>
    <w:sdtContent>
      <w:p>
        <w:pPr>
          <w:pStyle w:val="25"/>
          <w:tabs>
            <w:tab w:val="right" w:pos="3402"/>
            <w:tab w:val="clear" w:pos="4153"/>
            <w:tab w:val="clear" w:pos="8306"/>
          </w:tabs>
          <w:jc w:val="center"/>
        </w:pPr>
        <w:r>
          <w:fldChar w:fldCharType="begin"/>
        </w:r>
        <w:r>
          <w:instrText xml:space="preserve">PAGE   \* MERGEFORMAT</w:instrText>
        </w:r>
        <w:r>
          <w:fldChar w:fldCharType="separate"/>
        </w:r>
        <w:r>
          <w:rPr>
            <w:lang w:val="zh-CN"/>
          </w:rPr>
          <w:t>35</w:t>
        </w:r>
        <w:r>
          <w:fldChar w:fldCharType="end"/>
        </w:r>
      </w:p>
    </w:sdtContent>
  </w:sdt>
  <w:p>
    <w:pPr>
      <w:pStyle w:val="2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Pr>
    <w:r>
      <w:drawing>
        <wp:inline distT="0" distB="0" distL="0" distR="0">
          <wp:extent cx="1390650" cy="3124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90650" cy="312754"/>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left"/>
    </w:pPr>
    <w:r>
      <w:drawing>
        <wp:inline distT="0" distB="0" distL="0" distR="0">
          <wp:extent cx="1390650" cy="3124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90650" cy="312754"/>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left"/>
    </w:pPr>
    <w:r>
      <w:drawing>
        <wp:inline distT="0" distB="0" distL="0" distR="0">
          <wp:extent cx="1390650" cy="3124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90650" cy="312754"/>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ACF9D"/>
    <w:multiLevelType w:val="singleLevel"/>
    <w:tmpl w:val="036ACF9D"/>
    <w:lvl w:ilvl="0" w:tentative="0">
      <w:start w:val="1"/>
      <w:numFmt w:val="bullet"/>
      <w:lvlText w:val=""/>
      <w:lvlJc w:val="left"/>
      <w:pPr>
        <w:ind w:left="420" w:hanging="420"/>
      </w:pPr>
      <w:rPr>
        <w:rFonts w:hint="default" w:ascii="Wingdings" w:hAnsi="Wingdings"/>
      </w:rPr>
    </w:lvl>
  </w:abstractNum>
  <w:abstractNum w:abstractNumId="1">
    <w:nsid w:val="13BC3A7B"/>
    <w:multiLevelType w:val="multilevel"/>
    <w:tmpl w:val="13BC3A7B"/>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2">
    <w:nsid w:val="478923D6"/>
    <w:multiLevelType w:val="multilevel"/>
    <w:tmpl w:val="478923D6"/>
    <w:lvl w:ilvl="0" w:tentative="0">
      <w:start w:val="1"/>
      <w:numFmt w:val="decimal"/>
      <w:pStyle w:val="4"/>
      <w:lvlText w:val="%1"/>
      <w:lvlJc w:val="left"/>
      <w:pPr>
        <w:ind w:left="432" w:hanging="432"/>
      </w:pPr>
      <w:rPr>
        <w:rFonts w:hint="default" w:ascii="Times New Roman" w:hAnsi="Times New Roman" w:cs="Times New Roman"/>
      </w:rPr>
    </w:lvl>
    <w:lvl w:ilvl="1" w:tentative="0">
      <w:start w:val="1"/>
      <w:numFmt w:val="decimal"/>
      <w:pStyle w:val="5"/>
      <w:lvlText w:val="%1.%2"/>
      <w:lvlJc w:val="left"/>
      <w:pPr>
        <w:ind w:left="576" w:hanging="576"/>
      </w:pPr>
      <w:rPr>
        <w:rFonts w:hint="default" w:ascii="Times New Roman" w:hAnsi="Times New Roman" w:cs="Times New Roman"/>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2" w:tentative="0">
      <w:start w:val="1"/>
      <w:numFmt w:val="decimal"/>
      <w:pStyle w:val="6"/>
      <w:lvlText w:val="%1.%2.%3"/>
      <w:lvlJc w:val="left"/>
      <w:pPr>
        <w:ind w:left="720" w:hanging="720"/>
      </w:pPr>
      <w:rPr>
        <w:rFonts w:hint="default" w:ascii="Times New Roman" w:hAnsi="Times New Roman" w:cs="Times New Roman"/>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3" w:tentative="0">
      <w:start w:val="1"/>
      <w:numFmt w:val="decimal"/>
      <w:pStyle w:val="7"/>
      <w:lvlText w:val="%1.%2.%3.%4"/>
      <w:lvlJc w:val="left"/>
      <w:pPr>
        <w:ind w:left="864" w:hanging="864"/>
      </w:pPr>
      <w:rPr>
        <w:rFonts w:hint="default" w:ascii="Times New Roman" w:hAnsi="Times New Roman" w:cs="Times New Roman"/>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4" w:tentative="0">
      <w:start w:val="1"/>
      <w:numFmt w:val="decimal"/>
      <w:pStyle w:val="8"/>
      <w:lvlText w:val="%1.%2.%3.%4.%5"/>
      <w:lvlJc w:val="left"/>
      <w:pPr>
        <w:ind w:left="1008" w:hanging="1008"/>
      </w:pPr>
      <w:rPr>
        <w:rFonts w:hint="default" w:ascii="Times New Roman" w:hAnsi="Times New Roman" w:cs="Times New Roman"/>
        <w:b w:val="0"/>
      </w:rPr>
    </w:lvl>
    <w:lvl w:ilvl="5" w:tentative="0">
      <w:start w:val="1"/>
      <w:numFmt w:val="decimal"/>
      <w:pStyle w:val="9"/>
      <w:lvlText w:val="%1.%2.%3.%4.%5.%6"/>
      <w:lvlJc w:val="left"/>
      <w:pPr>
        <w:ind w:left="1152" w:hanging="1152"/>
      </w:pPr>
      <w:rPr>
        <w:rFonts w:hint="default" w:ascii="Times New Roman" w:hAnsi="Times New Roman" w:cs="Times New Roman"/>
        <w:b/>
      </w:rPr>
    </w:lvl>
    <w:lvl w:ilvl="6" w:tentative="0">
      <w:start w:val="1"/>
      <w:numFmt w:val="decimal"/>
      <w:pStyle w:val="10"/>
      <w:lvlText w:val="%1.%2.%3.%4.%5.%6.%7"/>
      <w:lvlJc w:val="left"/>
      <w:pPr>
        <w:ind w:left="1296" w:hanging="1296"/>
      </w:pPr>
      <w:rPr>
        <w:rFonts w:hint="default" w:ascii="Times New Roman" w:hAnsi="Times New Roman" w:cs="Times New Roman"/>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7" w:tentative="0">
      <w:start w:val="1"/>
      <w:numFmt w:val="decimal"/>
      <w:pStyle w:val="11"/>
      <w:lvlText w:val="%1.%2.%3.%4.%5.%6.%7.%8"/>
      <w:lvlJc w:val="left"/>
      <w:pPr>
        <w:ind w:left="1440" w:hanging="1440"/>
      </w:pPr>
      <w:rPr>
        <w:rFonts w:hint="default" w:ascii="Times New Roman" w:hAnsi="Times New Roman" w:cs="Times New Roman"/>
        <w:b/>
      </w:rPr>
    </w:lvl>
    <w:lvl w:ilvl="8" w:tentative="0">
      <w:start w:val="1"/>
      <w:numFmt w:val="decimal"/>
      <w:pStyle w:val="12"/>
      <w:lvlText w:val="%1.%2.%3.%4.%5.%6.%7.%8.%9"/>
      <w:lvlJc w:val="left"/>
      <w:pPr>
        <w:ind w:left="1584" w:hanging="1584"/>
      </w:pPr>
      <w:rPr>
        <w:rFonts w:hint="default" w:ascii="Times New Roman" w:hAnsi="Times New Roman" w:cs="Times New Roman"/>
        <w:b/>
      </w:rPr>
    </w:lvl>
  </w:abstractNum>
  <w:abstractNum w:abstractNumId="3">
    <w:nsid w:val="56930255"/>
    <w:multiLevelType w:val="multilevel"/>
    <w:tmpl w:val="56930255"/>
    <w:lvl w:ilvl="0" w:tentative="0">
      <w:start w:val="1"/>
      <w:numFmt w:val="decimal"/>
      <w:pStyle w:val="80"/>
      <w:lvlText w:val="%1."/>
      <w:lvlJc w:val="left"/>
      <w:pPr>
        <w:ind w:left="425" w:hanging="425"/>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1" w:tentative="0">
      <w:start w:val="1"/>
      <w:numFmt w:val="decimal"/>
      <w:pStyle w:val="76"/>
      <w:lvlText w:val="%1.%2."/>
      <w:lvlJc w:val="left"/>
      <w:pPr>
        <w:ind w:left="567" w:hanging="567"/>
      </w:pPr>
    </w:lvl>
    <w:lvl w:ilvl="2" w:tentative="0">
      <w:start w:val="1"/>
      <w:numFmt w:val="decimal"/>
      <w:pStyle w:val="77"/>
      <w:lvlText w:val="%1.%2.%3."/>
      <w:lvlJc w:val="left"/>
      <w:pPr>
        <w:ind w:left="709" w:hanging="709"/>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3" w:tentative="0">
      <w:start w:val="1"/>
      <w:numFmt w:val="decimal"/>
      <w:pStyle w:val="78"/>
      <w:lvlText w:val="%1.%2.%3.%4."/>
      <w:lvlJc w:val="left"/>
      <w:pPr>
        <w:ind w:left="5530" w:hanging="851"/>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4" w:tentative="0">
      <w:start w:val="1"/>
      <w:numFmt w:val="decimal"/>
      <w:pStyle w:val="81"/>
      <w:lvlText w:val="%1.%2.%3.%4.%5."/>
      <w:lvlJc w:val="left"/>
      <w:pPr>
        <w:ind w:left="992" w:hanging="992"/>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4">
    <w:nsid w:val="598D3359"/>
    <w:multiLevelType w:val="multilevel"/>
    <w:tmpl w:val="598D3359"/>
    <w:lvl w:ilvl="0" w:tentative="0">
      <w:start w:val="1"/>
      <w:numFmt w:val="bullet"/>
      <w:pStyle w:val="17"/>
      <w:lvlText w:val=""/>
      <w:lvlJc w:val="left"/>
      <w:pPr>
        <w:ind w:left="840" w:hanging="42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5FC0B5FD"/>
    <w:multiLevelType w:val="singleLevel"/>
    <w:tmpl w:val="5FC0B5FD"/>
    <w:lvl w:ilvl="0" w:tentative="0">
      <w:start w:val="1"/>
      <w:numFmt w:val="bullet"/>
      <w:lvlText w:val=""/>
      <w:lvlJc w:val="left"/>
      <w:pPr>
        <w:ind w:left="420" w:leftChars="0" w:hanging="420" w:firstLineChars="0"/>
      </w:pPr>
      <w:rPr>
        <w:rFonts w:hint="default" w:ascii="Wingdings" w:hAnsi="Wingdings"/>
      </w:rPr>
    </w:lvl>
  </w:abstractNum>
  <w:abstractNum w:abstractNumId="6">
    <w:nsid w:val="60104FE7"/>
    <w:multiLevelType w:val="singleLevel"/>
    <w:tmpl w:val="60104FE7"/>
    <w:lvl w:ilvl="0" w:tentative="0">
      <w:start w:val="1"/>
      <w:numFmt w:val="bullet"/>
      <w:lvlText w:val=""/>
      <w:lvlJc w:val="left"/>
      <w:pPr>
        <w:ind w:left="420" w:leftChars="0" w:hanging="420" w:firstLineChars="0"/>
      </w:pPr>
      <w:rPr>
        <w:rFonts w:hint="default" w:ascii="Wingdings" w:hAnsi="Wingdings"/>
      </w:rPr>
    </w:lvl>
  </w:abstractNum>
  <w:abstractNum w:abstractNumId="7">
    <w:nsid w:val="6A325C39"/>
    <w:multiLevelType w:val="multilevel"/>
    <w:tmpl w:val="6A325C39"/>
    <w:lvl w:ilvl="0" w:tentative="0">
      <w:start w:val="1"/>
      <w:numFmt w:val="bullet"/>
      <w:pStyle w:val="102"/>
      <w:lvlText w:val=""/>
      <w:lvlJc w:val="left"/>
      <w:pPr>
        <w:ind w:left="1020" w:hanging="420"/>
      </w:pPr>
      <w:rPr>
        <w:rFonts w:hint="default" w:ascii="Wingdings" w:hAnsi="Wingdings"/>
      </w:rPr>
    </w:lvl>
    <w:lvl w:ilvl="1" w:tentative="0">
      <w:start w:val="1"/>
      <w:numFmt w:val="bullet"/>
      <w:lvlText w:val=""/>
      <w:lvlJc w:val="left"/>
      <w:pPr>
        <w:ind w:left="1440" w:hanging="420"/>
      </w:pPr>
      <w:rPr>
        <w:rFonts w:hint="default" w:ascii="Wingdings" w:hAnsi="Wingdings"/>
      </w:rPr>
    </w:lvl>
    <w:lvl w:ilvl="2" w:tentative="0">
      <w:start w:val="1"/>
      <w:numFmt w:val="bullet"/>
      <w:lvlText w:val=""/>
      <w:lvlJc w:val="left"/>
      <w:pPr>
        <w:ind w:left="1860" w:hanging="420"/>
      </w:pPr>
      <w:rPr>
        <w:rFonts w:hint="default" w:ascii="Wingdings" w:hAnsi="Wingdings"/>
      </w:rPr>
    </w:lvl>
    <w:lvl w:ilvl="3" w:tentative="0">
      <w:start w:val="1"/>
      <w:numFmt w:val="bullet"/>
      <w:lvlText w:val=""/>
      <w:lvlJc w:val="left"/>
      <w:pPr>
        <w:ind w:left="2280" w:hanging="420"/>
      </w:pPr>
      <w:rPr>
        <w:rFonts w:hint="default" w:ascii="Wingdings" w:hAnsi="Wingdings"/>
      </w:rPr>
    </w:lvl>
    <w:lvl w:ilvl="4" w:tentative="0">
      <w:start w:val="1"/>
      <w:numFmt w:val="bullet"/>
      <w:lvlText w:val=""/>
      <w:lvlJc w:val="left"/>
      <w:pPr>
        <w:ind w:left="2700" w:hanging="420"/>
      </w:pPr>
      <w:rPr>
        <w:rFonts w:hint="default" w:ascii="Wingdings" w:hAnsi="Wingdings"/>
      </w:rPr>
    </w:lvl>
    <w:lvl w:ilvl="5" w:tentative="0">
      <w:start w:val="1"/>
      <w:numFmt w:val="bullet"/>
      <w:lvlText w:val=""/>
      <w:lvlJc w:val="left"/>
      <w:pPr>
        <w:ind w:left="3120" w:hanging="420"/>
      </w:pPr>
      <w:rPr>
        <w:rFonts w:hint="default" w:ascii="Wingdings" w:hAnsi="Wingdings"/>
      </w:rPr>
    </w:lvl>
    <w:lvl w:ilvl="6" w:tentative="0">
      <w:start w:val="1"/>
      <w:numFmt w:val="bullet"/>
      <w:lvlText w:val=""/>
      <w:lvlJc w:val="left"/>
      <w:pPr>
        <w:ind w:left="3540" w:hanging="420"/>
      </w:pPr>
      <w:rPr>
        <w:rFonts w:hint="default" w:ascii="Wingdings" w:hAnsi="Wingdings"/>
      </w:rPr>
    </w:lvl>
    <w:lvl w:ilvl="7" w:tentative="0">
      <w:start w:val="1"/>
      <w:numFmt w:val="bullet"/>
      <w:lvlText w:val=""/>
      <w:lvlJc w:val="left"/>
      <w:pPr>
        <w:ind w:left="3960" w:hanging="420"/>
      </w:pPr>
      <w:rPr>
        <w:rFonts w:hint="default" w:ascii="Wingdings" w:hAnsi="Wingdings"/>
      </w:rPr>
    </w:lvl>
    <w:lvl w:ilvl="8" w:tentative="0">
      <w:start w:val="1"/>
      <w:numFmt w:val="bullet"/>
      <w:lvlText w:val=""/>
      <w:lvlJc w:val="left"/>
      <w:pPr>
        <w:ind w:left="4380" w:hanging="420"/>
      </w:pPr>
      <w:rPr>
        <w:rFonts w:hint="default" w:ascii="Wingdings" w:hAnsi="Wingdings"/>
      </w:rPr>
    </w:lvl>
  </w:abstractNum>
  <w:num w:numId="1">
    <w:abstractNumId w:val="2"/>
  </w:num>
  <w:num w:numId="2">
    <w:abstractNumId w:val="4"/>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7"/>
  </w:num>
  <w:num w:numId="5">
    <w:abstractNumId w:val="1"/>
  </w:num>
  <w:num w:numId="6">
    <w:abstractNumId w:val="5"/>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5"/>
  <w:removePersonalInformation/>
  <w:doNotDisplayPageBoundaries w:val="1"/>
  <w:bordersDoNotSurroundHeader w:val="0"/>
  <w:bordersDoNotSurroundFooter w:val="0"/>
  <w:documentProtection w:enforcement="0"/>
  <w:defaultTabStop w:val="48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3518"/>
    <w:rsid w:val="00001E6E"/>
    <w:rsid w:val="00002895"/>
    <w:rsid w:val="00003303"/>
    <w:rsid w:val="0000333D"/>
    <w:rsid w:val="00004BE1"/>
    <w:rsid w:val="0000665D"/>
    <w:rsid w:val="00006DA5"/>
    <w:rsid w:val="0000704D"/>
    <w:rsid w:val="00013629"/>
    <w:rsid w:val="00015AAC"/>
    <w:rsid w:val="00015B2D"/>
    <w:rsid w:val="00017020"/>
    <w:rsid w:val="000178C2"/>
    <w:rsid w:val="00021FD9"/>
    <w:rsid w:val="000235C6"/>
    <w:rsid w:val="000276FD"/>
    <w:rsid w:val="000319B2"/>
    <w:rsid w:val="00032EBB"/>
    <w:rsid w:val="0003352F"/>
    <w:rsid w:val="00033CE2"/>
    <w:rsid w:val="000349C7"/>
    <w:rsid w:val="00035D36"/>
    <w:rsid w:val="0004401A"/>
    <w:rsid w:val="000449EE"/>
    <w:rsid w:val="00047233"/>
    <w:rsid w:val="000554E1"/>
    <w:rsid w:val="000671E3"/>
    <w:rsid w:val="00074055"/>
    <w:rsid w:val="0008529C"/>
    <w:rsid w:val="0008630E"/>
    <w:rsid w:val="00086938"/>
    <w:rsid w:val="0008746B"/>
    <w:rsid w:val="00087F87"/>
    <w:rsid w:val="00090DB1"/>
    <w:rsid w:val="00093237"/>
    <w:rsid w:val="00096302"/>
    <w:rsid w:val="000A0904"/>
    <w:rsid w:val="000A2A26"/>
    <w:rsid w:val="000A55EC"/>
    <w:rsid w:val="000A703A"/>
    <w:rsid w:val="000A76D4"/>
    <w:rsid w:val="000B74B3"/>
    <w:rsid w:val="000B7AE0"/>
    <w:rsid w:val="000C0067"/>
    <w:rsid w:val="000C0991"/>
    <w:rsid w:val="000C4C09"/>
    <w:rsid w:val="000D09CA"/>
    <w:rsid w:val="000D2632"/>
    <w:rsid w:val="000D60F8"/>
    <w:rsid w:val="000D7CC1"/>
    <w:rsid w:val="000E0962"/>
    <w:rsid w:val="000E4608"/>
    <w:rsid w:val="000E4FFA"/>
    <w:rsid w:val="000E7D37"/>
    <w:rsid w:val="000F2D6F"/>
    <w:rsid w:val="000F44DF"/>
    <w:rsid w:val="000F7E74"/>
    <w:rsid w:val="00104670"/>
    <w:rsid w:val="00104D52"/>
    <w:rsid w:val="001055F2"/>
    <w:rsid w:val="00105CDF"/>
    <w:rsid w:val="001075D6"/>
    <w:rsid w:val="00114A39"/>
    <w:rsid w:val="00115127"/>
    <w:rsid w:val="00115D9B"/>
    <w:rsid w:val="001171DE"/>
    <w:rsid w:val="00121698"/>
    <w:rsid w:val="00122AAA"/>
    <w:rsid w:val="0012362B"/>
    <w:rsid w:val="00123A4D"/>
    <w:rsid w:val="00124AAB"/>
    <w:rsid w:val="0013621A"/>
    <w:rsid w:val="00137B86"/>
    <w:rsid w:val="00142B88"/>
    <w:rsid w:val="00143A12"/>
    <w:rsid w:val="00144E52"/>
    <w:rsid w:val="001512FF"/>
    <w:rsid w:val="0015353A"/>
    <w:rsid w:val="001558E6"/>
    <w:rsid w:val="00165702"/>
    <w:rsid w:val="00165899"/>
    <w:rsid w:val="001663DC"/>
    <w:rsid w:val="0016746C"/>
    <w:rsid w:val="00174D3D"/>
    <w:rsid w:val="00176E10"/>
    <w:rsid w:val="00177F6F"/>
    <w:rsid w:val="00181AAF"/>
    <w:rsid w:val="00184960"/>
    <w:rsid w:val="001900D6"/>
    <w:rsid w:val="00192A65"/>
    <w:rsid w:val="001A1459"/>
    <w:rsid w:val="001A32F1"/>
    <w:rsid w:val="001A3594"/>
    <w:rsid w:val="001A4274"/>
    <w:rsid w:val="001A4D46"/>
    <w:rsid w:val="001A5939"/>
    <w:rsid w:val="001B0781"/>
    <w:rsid w:val="001B0DDF"/>
    <w:rsid w:val="001B1E9B"/>
    <w:rsid w:val="001B5DF6"/>
    <w:rsid w:val="001C11C1"/>
    <w:rsid w:val="001C149B"/>
    <w:rsid w:val="001C374C"/>
    <w:rsid w:val="001C5C5A"/>
    <w:rsid w:val="001C60AC"/>
    <w:rsid w:val="001C6C62"/>
    <w:rsid w:val="001C7A6C"/>
    <w:rsid w:val="001C7A81"/>
    <w:rsid w:val="001D0CA3"/>
    <w:rsid w:val="001D436D"/>
    <w:rsid w:val="001D4B6C"/>
    <w:rsid w:val="001E0D72"/>
    <w:rsid w:val="001E3342"/>
    <w:rsid w:val="001E5A56"/>
    <w:rsid w:val="001F1121"/>
    <w:rsid w:val="001F3B5C"/>
    <w:rsid w:val="001F4FA2"/>
    <w:rsid w:val="001F794A"/>
    <w:rsid w:val="00205524"/>
    <w:rsid w:val="00205A02"/>
    <w:rsid w:val="0021004D"/>
    <w:rsid w:val="00215671"/>
    <w:rsid w:val="00215B3C"/>
    <w:rsid w:val="00215BB2"/>
    <w:rsid w:val="00223198"/>
    <w:rsid w:val="0022525B"/>
    <w:rsid w:val="002264D2"/>
    <w:rsid w:val="00230D06"/>
    <w:rsid w:val="00231155"/>
    <w:rsid w:val="00231A24"/>
    <w:rsid w:val="00234F25"/>
    <w:rsid w:val="00240084"/>
    <w:rsid w:val="00240DE5"/>
    <w:rsid w:val="00247D42"/>
    <w:rsid w:val="00261E97"/>
    <w:rsid w:val="00262EBF"/>
    <w:rsid w:val="00266341"/>
    <w:rsid w:val="00272D33"/>
    <w:rsid w:val="0028056F"/>
    <w:rsid w:val="002818DF"/>
    <w:rsid w:val="00281985"/>
    <w:rsid w:val="00281C00"/>
    <w:rsid w:val="00284CF1"/>
    <w:rsid w:val="002855DD"/>
    <w:rsid w:val="00286834"/>
    <w:rsid w:val="00293487"/>
    <w:rsid w:val="00293C8A"/>
    <w:rsid w:val="00294F8C"/>
    <w:rsid w:val="002967AF"/>
    <w:rsid w:val="00296EBB"/>
    <w:rsid w:val="00297F99"/>
    <w:rsid w:val="002A2795"/>
    <w:rsid w:val="002A2F63"/>
    <w:rsid w:val="002A33EC"/>
    <w:rsid w:val="002A43C4"/>
    <w:rsid w:val="002A4D6E"/>
    <w:rsid w:val="002B0230"/>
    <w:rsid w:val="002B0808"/>
    <w:rsid w:val="002B21C9"/>
    <w:rsid w:val="002C54A4"/>
    <w:rsid w:val="002C6C11"/>
    <w:rsid w:val="002D187A"/>
    <w:rsid w:val="002D4A1A"/>
    <w:rsid w:val="002D4D8F"/>
    <w:rsid w:val="002D5190"/>
    <w:rsid w:val="002D6406"/>
    <w:rsid w:val="002D7112"/>
    <w:rsid w:val="002E406A"/>
    <w:rsid w:val="002E4573"/>
    <w:rsid w:val="002E4E06"/>
    <w:rsid w:val="002E4E11"/>
    <w:rsid w:val="002E6410"/>
    <w:rsid w:val="002E73A8"/>
    <w:rsid w:val="002E7CA7"/>
    <w:rsid w:val="002F40FE"/>
    <w:rsid w:val="0030022B"/>
    <w:rsid w:val="00300BE5"/>
    <w:rsid w:val="00302DEB"/>
    <w:rsid w:val="00304004"/>
    <w:rsid w:val="00306969"/>
    <w:rsid w:val="0031378E"/>
    <w:rsid w:val="00313C95"/>
    <w:rsid w:val="003151B7"/>
    <w:rsid w:val="00317B76"/>
    <w:rsid w:val="0032085C"/>
    <w:rsid w:val="003214DA"/>
    <w:rsid w:val="00321C31"/>
    <w:rsid w:val="0032244F"/>
    <w:rsid w:val="00323C5C"/>
    <w:rsid w:val="00324A1D"/>
    <w:rsid w:val="00331F70"/>
    <w:rsid w:val="00332014"/>
    <w:rsid w:val="00332B6C"/>
    <w:rsid w:val="0033414C"/>
    <w:rsid w:val="00336C21"/>
    <w:rsid w:val="00336F70"/>
    <w:rsid w:val="00342768"/>
    <w:rsid w:val="00347703"/>
    <w:rsid w:val="00347F08"/>
    <w:rsid w:val="003533A9"/>
    <w:rsid w:val="00353FF0"/>
    <w:rsid w:val="00355440"/>
    <w:rsid w:val="0035645A"/>
    <w:rsid w:val="00357501"/>
    <w:rsid w:val="00361B56"/>
    <w:rsid w:val="003633B0"/>
    <w:rsid w:val="00366386"/>
    <w:rsid w:val="00370521"/>
    <w:rsid w:val="003724EA"/>
    <w:rsid w:val="003728F7"/>
    <w:rsid w:val="00372D9E"/>
    <w:rsid w:val="003758B9"/>
    <w:rsid w:val="00376C64"/>
    <w:rsid w:val="00382CD1"/>
    <w:rsid w:val="003831A1"/>
    <w:rsid w:val="00386E6D"/>
    <w:rsid w:val="003933C7"/>
    <w:rsid w:val="003A2826"/>
    <w:rsid w:val="003A6F3A"/>
    <w:rsid w:val="003B0D39"/>
    <w:rsid w:val="003C0458"/>
    <w:rsid w:val="003C15D9"/>
    <w:rsid w:val="003C3B8F"/>
    <w:rsid w:val="003C4417"/>
    <w:rsid w:val="003C4C1B"/>
    <w:rsid w:val="003C63EE"/>
    <w:rsid w:val="003C65C2"/>
    <w:rsid w:val="003C6EE5"/>
    <w:rsid w:val="003D0AC5"/>
    <w:rsid w:val="003D24A9"/>
    <w:rsid w:val="003D2DC1"/>
    <w:rsid w:val="003D4413"/>
    <w:rsid w:val="003D4CC7"/>
    <w:rsid w:val="003E2171"/>
    <w:rsid w:val="003E2D7B"/>
    <w:rsid w:val="003E4FFA"/>
    <w:rsid w:val="003E68ED"/>
    <w:rsid w:val="003F0C7C"/>
    <w:rsid w:val="003F1475"/>
    <w:rsid w:val="003F2B19"/>
    <w:rsid w:val="003F36F6"/>
    <w:rsid w:val="003F41BE"/>
    <w:rsid w:val="003F5A52"/>
    <w:rsid w:val="003F67AB"/>
    <w:rsid w:val="004047D5"/>
    <w:rsid w:val="0040506E"/>
    <w:rsid w:val="00405C5C"/>
    <w:rsid w:val="004077DE"/>
    <w:rsid w:val="004206D7"/>
    <w:rsid w:val="00421B2B"/>
    <w:rsid w:val="00421C42"/>
    <w:rsid w:val="00423B33"/>
    <w:rsid w:val="00423C04"/>
    <w:rsid w:val="00425726"/>
    <w:rsid w:val="00426BB7"/>
    <w:rsid w:val="00443496"/>
    <w:rsid w:val="00444759"/>
    <w:rsid w:val="00452431"/>
    <w:rsid w:val="004553F5"/>
    <w:rsid w:val="00455BD1"/>
    <w:rsid w:val="004569EF"/>
    <w:rsid w:val="00461D75"/>
    <w:rsid w:val="00466BC8"/>
    <w:rsid w:val="004671CD"/>
    <w:rsid w:val="00467CC8"/>
    <w:rsid w:val="00467F3C"/>
    <w:rsid w:val="00471DE9"/>
    <w:rsid w:val="00472EBB"/>
    <w:rsid w:val="004731FC"/>
    <w:rsid w:val="00475E41"/>
    <w:rsid w:val="00476551"/>
    <w:rsid w:val="004852BA"/>
    <w:rsid w:val="00485D55"/>
    <w:rsid w:val="004867A4"/>
    <w:rsid w:val="004876A9"/>
    <w:rsid w:val="00491366"/>
    <w:rsid w:val="00495BC7"/>
    <w:rsid w:val="004A14E7"/>
    <w:rsid w:val="004A2E16"/>
    <w:rsid w:val="004A3233"/>
    <w:rsid w:val="004A4D4E"/>
    <w:rsid w:val="004B082E"/>
    <w:rsid w:val="004B2108"/>
    <w:rsid w:val="004B52D5"/>
    <w:rsid w:val="004B6A41"/>
    <w:rsid w:val="004B7901"/>
    <w:rsid w:val="004C1CB7"/>
    <w:rsid w:val="004C4C55"/>
    <w:rsid w:val="004C51E1"/>
    <w:rsid w:val="004C558F"/>
    <w:rsid w:val="004C5F6A"/>
    <w:rsid w:val="004D000C"/>
    <w:rsid w:val="004D0A6A"/>
    <w:rsid w:val="004D18C0"/>
    <w:rsid w:val="004D21B5"/>
    <w:rsid w:val="004D36DF"/>
    <w:rsid w:val="004D41A7"/>
    <w:rsid w:val="004D4B73"/>
    <w:rsid w:val="004D5495"/>
    <w:rsid w:val="004E10B1"/>
    <w:rsid w:val="004E55A0"/>
    <w:rsid w:val="004E7C58"/>
    <w:rsid w:val="004F24F2"/>
    <w:rsid w:val="004F28FF"/>
    <w:rsid w:val="004F316E"/>
    <w:rsid w:val="004F5167"/>
    <w:rsid w:val="004F7862"/>
    <w:rsid w:val="00501E4E"/>
    <w:rsid w:val="005055FD"/>
    <w:rsid w:val="0050635F"/>
    <w:rsid w:val="00507FB5"/>
    <w:rsid w:val="00513DC2"/>
    <w:rsid w:val="00517217"/>
    <w:rsid w:val="0052046F"/>
    <w:rsid w:val="0052253A"/>
    <w:rsid w:val="005244B1"/>
    <w:rsid w:val="00527D78"/>
    <w:rsid w:val="00534612"/>
    <w:rsid w:val="005349A1"/>
    <w:rsid w:val="00535455"/>
    <w:rsid w:val="005359B4"/>
    <w:rsid w:val="00536CE8"/>
    <w:rsid w:val="00537D73"/>
    <w:rsid w:val="00540F43"/>
    <w:rsid w:val="00543E37"/>
    <w:rsid w:val="0054400E"/>
    <w:rsid w:val="0054422A"/>
    <w:rsid w:val="00546AD7"/>
    <w:rsid w:val="00553176"/>
    <w:rsid w:val="0055593B"/>
    <w:rsid w:val="0055610C"/>
    <w:rsid w:val="00556ADF"/>
    <w:rsid w:val="00557BE8"/>
    <w:rsid w:val="005609CE"/>
    <w:rsid w:val="005631B5"/>
    <w:rsid w:val="00563E43"/>
    <w:rsid w:val="00564977"/>
    <w:rsid w:val="005734D3"/>
    <w:rsid w:val="00574639"/>
    <w:rsid w:val="00575660"/>
    <w:rsid w:val="00576C89"/>
    <w:rsid w:val="005775B4"/>
    <w:rsid w:val="00577AB6"/>
    <w:rsid w:val="005845B7"/>
    <w:rsid w:val="00584909"/>
    <w:rsid w:val="00585468"/>
    <w:rsid w:val="00587265"/>
    <w:rsid w:val="00587587"/>
    <w:rsid w:val="00596D85"/>
    <w:rsid w:val="005977FE"/>
    <w:rsid w:val="00597819"/>
    <w:rsid w:val="005A2FD6"/>
    <w:rsid w:val="005A41BC"/>
    <w:rsid w:val="005A7E34"/>
    <w:rsid w:val="005B4299"/>
    <w:rsid w:val="005B65DC"/>
    <w:rsid w:val="005B7B6B"/>
    <w:rsid w:val="005C0B3B"/>
    <w:rsid w:val="005C28BE"/>
    <w:rsid w:val="005C346D"/>
    <w:rsid w:val="005D252C"/>
    <w:rsid w:val="005D4664"/>
    <w:rsid w:val="005D4E55"/>
    <w:rsid w:val="005D55F5"/>
    <w:rsid w:val="005D5640"/>
    <w:rsid w:val="005D589E"/>
    <w:rsid w:val="005E0128"/>
    <w:rsid w:val="005E1D46"/>
    <w:rsid w:val="005E4DD9"/>
    <w:rsid w:val="005E642A"/>
    <w:rsid w:val="005E7326"/>
    <w:rsid w:val="005F0D1E"/>
    <w:rsid w:val="005F1450"/>
    <w:rsid w:val="005F22FA"/>
    <w:rsid w:val="005F24E4"/>
    <w:rsid w:val="005F45BC"/>
    <w:rsid w:val="005F74C1"/>
    <w:rsid w:val="006006A1"/>
    <w:rsid w:val="00603698"/>
    <w:rsid w:val="00603892"/>
    <w:rsid w:val="0060458A"/>
    <w:rsid w:val="006062FF"/>
    <w:rsid w:val="00607629"/>
    <w:rsid w:val="0061173A"/>
    <w:rsid w:val="00611BD8"/>
    <w:rsid w:val="00611CA0"/>
    <w:rsid w:val="00611F36"/>
    <w:rsid w:val="00614787"/>
    <w:rsid w:val="006148A3"/>
    <w:rsid w:val="00617745"/>
    <w:rsid w:val="006204EE"/>
    <w:rsid w:val="00621283"/>
    <w:rsid w:val="006234EA"/>
    <w:rsid w:val="00623612"/>
    <w:rsid w:val="00623DB8"/>
    <w:rsid w:val="006246DC"/>
    <w:rsid w:val="00625515"/>
    <w:rsid w:val="006268C5"/>
    <w:rsid w:val="00627877"/>
    <w:rsid w:val="00627FA4"/>
    <w:rsid w:val="00630804"/>
    <w:rsid w:val="0063238F"/>
    <w:rsid w:val="00644834"/>
    <w:rsid w:val="00645C55"/>
    <w:rsid w:val="00651AED"/>
    <w:rsid w:val="006537FB"/>
    <w:rsid w:val="00661175"/>
    <w:rsid w:val="00662822"/>
    <w:rsid w:val="006632CE"/>
    <w:rsid w:val="006653CF"/>
    <w:rsid w:val="00666E16"/>
    <w:rsid w:val="006752C7"/>
    <w:rsid w:val="00675DFB"/>
    <w:rsid w:val="00677A0F"/>
    <w:rsid w:val="006846CA"/>
    <w:rsid w:val="00684AE0"/>
    <w:rsid w:val="00685474"/>
    <w:rsid w:val="00686D00"/>
    <w:rsid w:val="00690D99"/>
    <w:rsid w:val="00691BA7"/>
    <w:rsid w:val="006939CE"/>
    <w:rsid w:val="00697516"/>
    <w:rsid w:val="006A06B3"/>
    <w:rsid w:val="006A4297"/>
    <w:rsid w:val="006B15D3"/>
    <w:rsid w:val="006B2ED9"/>
    <w:rsid w:val="006B7ADB"/>
    <w:rsid w:val="006C299D"/>
    <w:rsid w:val="006C3016"/>
    <w:rsid w:val="006C526E"/>
    <w:rsid w:val="006D3548"/>
    <w:rsid w:val="006E2F6E"/>
    <w:rsid w:val="006E3452"/>
    <w:rsid w:val="006E4751"/>
    <w:rsid w:val="006E79C0"/>
    <w:rsid w:val="006F02CD"/>
    <w:rsid w:val="006F088D"/>
    <w:rsid w:val="006F0EC6"/>
    <w:rsid w:val="006F352F"/>
    <w:rsid w:val="006F5899"/>
    <w:rsid w:val="006F5C54"/>
    <w:rsid w:val="006F6F11"/>
    <w:rsid w:val="007036F6"/>
    <w:rsid w:val="007042B4"/>
    <w:rsid w:val="007137A7"/>
    <w:rsid w:val="0071664F"/>
    <w:rsid w:val="007167B4"/>
    <w:rsid w:val="00720056"/>
    <w:rsid w:val="0072114F"/>
    <w:rsid w:val="00721466"/>
    <w:rsid w:val="00722D1E"/>
    <w:rsid w:val="007325B1"/>
    <w:rsid w:val="00734BAD"/>
    <w:rsid w:val="0073689B"/>
    <w:rsid w:val="0074167D"/>
    <w:rsid w:val="00742C1F"/>
    <w:rsid w:val="00743091"/>
    <w:rsid w:val="00747C52"/>
    <w:rsid w:val="007521F6"/>
    <w:rsid w:val="00753E99"/>
    <w:rsid w:val="0076210B"/>
    <w:rsid w:val="007625C3"/>
    <w:rsid w:val="007644C1"/>
    <w:rsid w:val="007679D4"/>
    <w:rsid w:val="00771C09"/>
    <w:rsid w:val="007740EC"/>
    <w:rsid w:val="00774896"/>
    <w:rsid w:val="00774DD8"/>
    <w:rsid w:val="007763C1"/>
    <w:rsid w:val="0078016D"/>
    <w:rsid w:val="00782185"/>
    <w:rsid w:val="00782889"/>
    <w:rsid w:val="00782E2D"/>
    <w:rsid w:val="00785ED6"/>
    <w:rsid w:val="00793B83"/>
    <w:rsid w:val="00797B17"/>
    <w:rsid w:val="007A1290"/>
    <w:rsid w:val="007A752A"/>
    <w:rsid w:val="007B1FE4"/>
    <w:rsid w:val="007B206B"/>
    <w:rsid w:val="007B35C8"/>
    <w:rsid w:val="007B36C1"/>
    <w:rsid w:val="007C04F9"/>
    <w:rsid w:val="007C0ECE"/>
    <w:rsid w:val="007C12CF"/>
    <w:rsid w:val="007C16EF"/>
    <w:rsid w:val="007C5DB5"/>
    <w:rsid w:val="007C6785"/>
    <w:rsid w:val="007C6907"/>
    <w:rsid w:val="007C6BDF"/>
    <w:rsid w:val="007D3989"/>
    <w:rsid w:val="007D3A91"/>
    <w:rsid w:val="007D41AF"/>
    <w:rsid w:val="007D4373"/>
    <w:rsid w:val="007D4ECE"/>
    <w:rsid w:val="007E1005"/>
    <w:rsid w:val="007E6DCD"/>
    <w:rsid w:val="007E6F5E"/>
    <w:rsid w:val="007F275B"/>
    <w:rsid w:val="007F56B1"/>
    <w:rsid w:val="007F6C87"/>
    <w:rsid w:val="007F70BF"/>
    <w:rsid w:val="00800272"/>
    <w:rsid w:val="00800F33"/>
    <w:rsid w:val="00801F46"/>
    <w:rsid w:val="0080260A"/>
    <w:rsid w:val="00806A95"/>
    <w:rsid w:val="00806BB6"/>
    <w:rsid w:val="00815599"/>
    <w:rsid w:val="00815E67"/>
    <w:rsid w:val="00816ADA"/>
    <w:rsid w:val="00817BC4"/>
    <w:rsid w:val="00820228"/>
    <w:rsid w:val="00821BB3"/>
    <w:rsid w:val="00826C21"/>
    <w:rsid w:val="0083722C"/>
    <w:rsid w:val="0083788B"/>
    <w:rsid w:val="00841883"/>
    <w:rsid w:val="00844B04"/>
    <w:rsid w:val="00847A07"/>
    <w:rsid w:val="00847D36"/>
    <w:rsid w:val="00850BE0"/>
    <w:rsid w:val="008511E7"/>
    <w:rsid w:val="008528DF"/>
    <w:rsid w:val="008600D1"/>
    <w:rsid w:val="0086314E"/>
    <w:rsid w:val="0086641C"/>
    <w:rsid w:val="00867542"/>
    <w:rsid w:val="00870155"/>
    <w:rsid w:val="0088321A"/>
    <w:rsid w:val="00886338"/>
    <w:rsid w:val="00890407"/>
    <w:rsid w:val="00892174"/>
    <w:rsid w:val="008A1644"/>
    <w:rsid w:val="008A1683"/>
    <w:rsid w:val="008A4674"/>
    <w:rsid w:val="008A674E"/>
    <w:rsid w:val="008B1A68"/>
    <w:rsid w:val="008B1F62"/>
    <w:rsid w:val="008B375E"/>
    <w:rsid w:val="008C3295"/>
    <w:rsid w:val="008D1D2F"/>
    <w:rsid w:val="008D452B"/>
    <w:rsid w:val="008D511D"/>
    <w:rsid w:val="008D5957"/>
    <w:rsid w:val="008D7083"/>
    <w:rsid w:val="008E005C"/>
    <w:rsid w:val="008E3EB2"/>
    <w:rsid w:val="008E4822"/>
    <w:rsid w:val="008F0BBA"/>
    <w:rsid w:val="008F0FE0"/>
    <w:rsid w:val="008F1D0B"/>
    <w:rsid w:val="008F4632"/>
    <w:rsid w:val="00901F2A"/>
    <w:rsid w:val="00904526"/>
    <w:rsid w:val="0090518C"/>
    <w:rsid w:val="00911502"/>
    <w:rsid w:val="00912E73"/>
    <w:rsid w:val="009132A7"/>
    <w:rsid w:val="0092633B"/>
    <w:rsid w:val="0093148F"/>
    <w:rsid w:val="00932583"/>
    <w:rsid w:val="009334CB"/>
    <w:rsid w:val="00935E8A"/>
    <w:rsid w:val="00940F99"/>
    <w:rsid w:val="009415E2"/>
    <w:rsid w:val="009420DC"/>
    <w:rsid w:val="0094588B"/>
    <w:rsid w:val="0095022D"/>
    <w:rsid w:val="00951F37"/>
    <w:rsid w:val="009522B0"/>
    <w:rsid w:val="00952B95"/>
    <w:rsid w:val="009538EA"/>
    <w:rsid w:val="00955CD6"/>
    <w:rsid w:val="00955FB7"/>
    <w:rsid w:val="0095746C"/>
    <w:rsid w:val="00964D91"/>
    <w:rsid w:val="00965FB5"/>
    <w:rsid w:val="00967164"/>
    <w:rsid w:val="00967E50"/>
    <w:rsid w:val="00972A86"/>
    <w:rsid w:val="0097632E"/>
    <w:rsid w:val="00981F7A"/>
    <w:rsid w:val="009835F7"/>
    <w:rsid w:val="00983AF5"/>
    <w:rsid w:val="00984673"/>
    <w:rsid w:val="0098640F"/>
    <w:rsid w:val="00990044"/>
    <w:rsid w:val="0099042C"/>
    <w:rsid w:val="00990C96"/>
    <w:rsid w:val="0099546A"/>
    <w:rsid w:val="009A04DB"/>
    <w:rsid w:val="009A18C2"/>
    <w:rsid w:val="009A2581"/>
    <w:rsid w:val="009A61BC"/>
    <w:rsid w:val="009A7CAF"/>
    <w:rsid w:val="009A7CDD"/>
    <w:rsid w:val="009B0666"/>
    <w:rsid w:val="009B68C8"/>
    <w:rsid w:val="009B7890"/>
    <w:rsid w:val="009C14AA"/>
    <w:rsid w:val="009C39F9"/>
    <w:rsid w:val="009C5100"/>
    <w:rsid w:val="009D4FCC"/>
    <w:rsid w:val="009D6044"/>
    <w:rsid w:val="009D6ACA"/>
    <w:rsid w:val="009D6EB4"/>
    <w:rsid w:val="009F0C06"/>
    <w:rsid w:val="009F66BB"/>
    <w:rsid w:val="009F6898"/>
    <w:rsid w:val="009F71B8"/>
    <w:rsid w:val="00A01800"/>
    <w:rsid w:val="00A07256"/>
    <w:rsid w:val="00A1224E"/>
    <w:rsid w:val="00A15E62"/>
    <w:rsid w:val="00A242AC"/>
    <w:rsid w:val="00A24342"/>
    <w:rsid w:val="00A24758"/>
    <w:rsid w:val="00A24910"/>
    <w:rsid w:val="00A24AC7"/>
    <w:rsid w:val="00A2571D"/>
    <w:rsid w:val="00A2792E"/>
    <w:rsid w:val="00A3045B"/>
    <w:rsid w:val="00A35C32"/>
    <w:rsid w:val="00A36365"/>
    <w:rsid w:val="00A456C6"/>
    <w:rsid w:val="00A4626F"/>
    <w:rsid w:val="00A47072"/>
    <w:rsid w:val="00A5224F"/>
    <w:rsid w:val="00A528D1"/>
    <w:rsid w:val="00A61616"/>
    <w:rsid w:val="00A622F4"/>
    <w:rsid w:val="00A62CCA"/>
    <w:rsid w:val="00A65B00"/>
    <w:rsid w:val="00A66661"/>
    <w:rsid w:val="00A66DE9"/>
    <w:rsid w:val="00A705BC"/>
    <w:rsid w:val="00A73945"/>
    <w:rsid w:val="00A75009"/>
    <w:rsid w:val="00A76D68"/>
    <w:rsid w:val="00A80347"/>
    <w:rsid w:val="00A809A7"/>
    <w:rsid w:val="00A819FC"/>
    <w:rsid w:val="00A8313C"/>
    <w:rsid w:val="00A8547D"/>
    <w:rsid w:val="00A8615B"/>
    <w:rsid w:val="00A8699A"/>
    <w:rsid w:val="00A90B2F"/>
    <w:rsid w:val="00A9345B"/>
    <w:rsid w:val="00A96FD2"/>
    <w:rsid w:val="00A973DD"/>
    <w:rsid w:val="00A97DF6"/>
    <w:rsid w:val="00AA1F80"/>
    <w:rsid w:val="00AA2714"/>
    <w:rsid w:val="00AA37D4"/>
    <w:rsid w:val="00AA4039"/>
    <w:rsid w:val="00AA48D7"/>
    <w:rsid w:val="00AA5255"/>
    <w:rsid w:val="00AA5F36"/>
    <w:rsid w:val="00AB2E09"/>
    <w:rsid w:val="00AB4432"/>
    <w:rsid w:val="00AD2BA6"/>
    <w:rsid w:val="00AD5F35"/>
    <w:rsid w:val="00AD6140"/>
    <w:rsid w:val="00AD6F99"/>
    <w:rsid w:val="00AE123C"/>
    <w:rsid w:val="00AE125C"/>
    <w:rsid w:val="00AE558B"/>
    <w:rsid w:val="00AE5A1B"/>
    <w:rsid w:val="00AE5A37"/>
    <w:rsid w:val="00AE6661"/>
    <w:rsid w:val="00AF1628"/>
    <w:rsid w:val="00AF228B"/>
    <w:rsid w:val="00AF386A"/>
    <w:rsid w:val="00AF3D26"/>
    <w:rsid w:val="00AF68F1"/>
    <w:rsid w:val="00AF6E92"/>
    <w:rsid w:val="00B0377F"/>
    <w:rsid w:val="00B07105"/>
    <w:rsid w:val="00B105A3"/>
    <w:rsid w:val="00B122BD"/>
    <w:rsid w:val="00B12510"/>
    <w:rsid w:val="00B14754"/>
    <w:rsid w:val="00B14F05"/>
    <w:rsid w:val="00B15DEB"/>
    <w:rsid w:val="00B255E5"/>
    <w:rsid w:val="00B25808"/>
    <w:rsid w:val="00B2785D"/>
    <w:rsid w:val="00B27D81"/>
    <w:rsid w:val="00B301A2"/>
    <w:rsid w:val="00B3314F"/>
    <w:rsid w:val="00B3749F"/>
    <w:rsid w:val="00B4061E"/>
    <w:rsid w:val="00B40C40"/>
    <w:rsid w:val="00B41515"/>
    <w:rsid w:val="00B42BE7"/>
    <w:rsid w:val="00B45AB2"/>
    <w:rsid w:val="00B473C3"/>
    <w:rsid w:val="00B503A5"/>
    <w:rsid w:val="00B54E47"/>
    <w:rsid w:val="00B62069"/>
    <w:rsid w:val="00B66DBB"/>
    <w:rsid w:val="00B67FAD"/>
    <w:rsid w:val="00B71CBF"/>
    <w:rsid w:val="00B805F5"/>
    <w:rsid w:val="00B80A2C"/>
    <w:rsid w:val="00B80CD8"/>
    <w:rsid w:val="00B80F06"/>
    <w:rsid w:val="00B81DED"/>
    <w:rsid w:val="00B826EA"/>
    <w:rsid w:val="00B849C3"/>
    <w:rsid w:val="00B86D87"/>
    <w:rsid w:val="00B91254"/>
    <w:rsid w:val="00BB3132"/>
    <w:rsid w:val="00BB4F92"/>
    <w:rsid w:val="00BB6C15"/>
    <w:rsid w:val="00BB6E41"/>
    <w:rsid w:val="00BC10EF"/>
    <w:rsid w:val="00BC1B50"/>
    <w:rsid w:val="00BC2451"/>
    <w:rsid w:val="00BC3C40"/>
    <w:rsid w:val="00BD0C77"/>
    <w:rsid w:val="00BD1475"/>
    <w:rsid w:val="00BD1A3C"/>
    <w:rsid w:val="00BD35EF"/>
    <w:rsid w:val="00BD4A0E"/>
    <w:rsid w:val="00BE065B"/>
    <w:rsid w:val="00BE0FD0"/>
    <w:rsid w:val="00BE19FD"/>
    <w:rsid w:val="00BE458E"/>
    <w:rsid w:val="00BE6580"/>
    <w:rsid w:val="00BE6F4D"/>
    <w:rsid w:val="00BF477B"/>
    <w:rsid w:val="00BF61FE"/>
    <w:rsid w:val="00C02E74"/>
    <w:rsid w:val="00C02F40"/>
    <w:rsid w:val="00C10BAF"/>
    <w:rsid w:val="00C12026"/>
    <w:rsid w:val="00C1330C"/>
    <w:rsid w:val="00C16AEF"/>
    <w:rsid w:val="00C1782B"/>
    <w:rsid w:val="00C20691"/>
    <w:rsid w:val="00C20965"/>
    <w:rsid w:val="00C2109E"/>
    <w:rsid w:val="00C21DB1"/>
    <w:rsid w:val="00C21DFB"/>
    <w:rsid w:val="00C23F1E"/>
    <w:rsid w:val="00C24A54"/>
    <w:rsid w:val="00C25923"/>
    <w:rsid w:val="00C338DD"/>
    <w:rsid w:val="00C342AA"/>
    <w:rsid w:val="00C36294"/>
    <w:rsid w:val="00C370B9"/>
    <w:rsid w:val="00C3759E"/>
    <w:rsid w:val="00C37914"/>
    <w:rsid w:val="00C42E08"/>
    <w:rsid w:val="00C42F84"/>
    <w:rsid w:val="00C50F59"/>
    <w:rsid w:val="00C5315D"/>
    <w:rsid w:val="00C57B72"/>
    <w:rsid w:val="00C64622"/>
    <w:rsid w:val="00C64C97"/>
    <w:rsid w:val="00C70AB1"/>
    <w:rsid w:val="00C771EF"/>
    <w:rsid w:val="00C82E7E"/>
    <w:rsid w:val="00C83330"/>
    <w:rsid w:val="00C84240"/>
    <w:rsid w:val="00C873A6"/>
    <w:rsid w:val="00C919F9"/>
    <w:rsid w:val="00C95788"/>
    <w:rsid w:val="00C96224"/>
    <w:rsid w:val="00C96760"/>
    <w:rsid w:val="00C96CAC"/>
    <w:rsid w:val="00CA29E6"/>
    <w:rsid w:val="00CA3F57"/>
    <w:rsid w:val="00CA4EBD"/>
    <w:rsid w:val="00CB22FB"/>
    <w:rsid w:val="00CB2ACC"/>
    <w:rsid w:val="00CB5F83"/>
    <w:rsid w:val="00CB79C1"/>
    <w:rsid w:val="00CC11AF"/>
    <w:rsid w:val="00CC3B2C"/>
    <w:rsid w:val="00CC4FF6"/>
    <w:rsid w:val="00CC6156"/>
    <w:rsid w:val="00CD1080"/>
    <w:rsid w:val="00CD1C7A"/>
    <w:rsid w:val="00CD4A86"/>
    <w:rsid w:val="00CE4E42"/>
    <w:rsid w:val="00CE730F"/>
    <w:rsid w:val="00CF001A"/>
    <w:rsid w:val="00CF262B"/>
    <w:rsid w:val="00CF320C"/>
    <w:rsid w:val="00CF54AD"/>
    <w:rsid w:val="00CF6F94"/>
    <w:rsid w:val="00CF78A2"/>
    <w:rsid w:val="00D018DE"/>
    <w:rsid w:val="00D02A12"/>
    <w:rsid w:val="00D02F90"/>
    <w:rsid w:val="00D03CB4"/>
    <w:rsid w:val="00D04449"/>
    <w:rsid w:val="00D06241"/>
    <w:rsid w:val="00D22DF8"/>
    <w:rsid w:val="00D246B6"/>
    <w:rsid w:val="00D375EE"/>
    <w:rsid w:val="00D4329C"/>
    <w:rsid w:val="00D43C99"/>
    <w:rsid w:val="00D4459A"/>
    <w:rsid w:val="00D46A76"/>
    <w:rsid w:val="00D472C9"/>
    <w:rsid w:val="00D47E98"/>
    <w:rsid w:val="00D505F5"/>
    <w:rsid w:val="00D5077A"/>
    <w:rsid w:val="00D5502A"/>
    <w:rsid w:val="00D55FDE"/>
    <w:rsid w:val="00D56B87"/>
    <w:rsid w:val="00D6466E"/>
    <w:rsid w:val="00D65605"/>
    <w:rsid w:val="00D6756E"/>
    <w:rsid w:val="00D679F4"/>
    <w:rsid w:val="00D70254"/>
    <w:rsid w:val="00D7079B"/>
    <w:rsid w:val="00D71E88"/>
    <w:rsid w:val="00D72871"/>
    <w:rsid w:val="00D76C7A"/>
    <w:rsid w:val="00D802D0"/>
    <w:rsid w:val="00D80D4F"/>
    <w:rsid w:val="00D80D98"/>
    <w:rsid w:val="00D82266"/>
    <w:rsid w:val="00D8465F"/>
    <w:rsid w:val="00D85029"/>
    <w:rsid w:val="00D857CC"/>
    <w:rsid w:val="00D87645"/>
    <w:rsid w:val="00D90490"/>
    <w:rsid w:val="00D905E5"/>
    <w:rsid w:val="00D91796"/>
    <w:rsid w:val="00D96F39"/>
    <w:rsid w:val="00DA5A14"/>
    <w:rsid w:val="00DA667A"/>
    <w:rsid w:val="00DB0E3C"/>
    <w:rsid w:val="00DB19A9"/>
    <w:rsid w:val="00DB495E"/>
    <w:rsid w:val="00DB58F4"/>
    <w:rsid w:val="00DB5AE4"/>
    <w:rsid w:val="00DC02DE"/>
    <w:rsid w:val="00DC298B"/>
    <w:rsid w:val="00DD1054"/>
    <w:rsid w:val="00DD155D"/>
    <w:rsid w:val="00DE4BF7"/>
    <w:rsid w:val="00DE6393"/>
    <w:rsid w:val="00DE7A0C"/>
    <w:rsid w:val="00DE7FD2"/>
    <w:rsid w:val="00DF1AF5"/>
    <w:rsid w:val="00DF54D7"/>
    <w:rsid w:val="00E02576"/>
    <w:rsid w:val="00E04EE2"/>
    <w:rsid w:val="00E06912"/>
    <w:rsid w:val="00E069D2"/>
    <w:rsid w:val="00E10DCF"/>
    <w:rsid w:val="00E120FA"/>
    <w:rsid w:val="00E13645"/>
    <w:rsid w:val="00E14F40"/>
    <w:rsid w:val="00E172E5"/>
    <w:rsid w:val="00E217B5"/>
    <w:rsid w:val="00E259EF"/>
    <w:rsid w:val="00E27BAB"/>
    <w:rsid w:val="00E27F91"/>
    <w:rsid w:val="00E316A5"/>
    <w:rsid w:val="00E34690"/>
    <w:rsid w:val="00E37000"/>
    <w:rsid w:val="00E3778F"/>
    <w:rsid w:val="00E41230"/>
    <w:rsid w:val="00E41232"/>
    <w:rsid w:val="00E41B84"/>
    <w:rsid w:val="00E41BBF"/>
    <w:rsid w:val="00E42683"/>
    <w:rsid w:val="00E43BBB"/>
    <w:rsid w:val="00E51F3A"/>
    <w:rsid w:val="00E54801"/>
    <w:rsid w:val="00E605EF"/>
    <w:rsid w:val="00E616B1"/>
    <w:rsid w:val="00E616D3"/>
    <w:rsid w:val="00E6376E"/>
    <w:rsid w:val="00E6641F"/>
    <w:rsid w:val="00E71700"/>
    <w:rsid w:val="00E71F97"/>
    <w:rsid w:val="00E75094"/>
    <w:rsid w:val="00E85E45"/>
    <w:rsid w:val="00E90655"/>
    <w:rsid w:val="00E93ABD"/>
    <w:rsid w:val="00E94A63"/>
    <w:rsid w:val="00E961F5"/>
    <w:rsid w:val="00E963AF"/>
    <w:rsid w:val="00E964F1"/>
    <w:rsid w:val="00EA0446"/>
    <w:rsid w:val="00EA3518"/>
    <w:rsid w:val="00EA3FDE"/>
    <w:rsid w:val="00EA5338"/>
    <w:rsid w:val="00EA74E0"/>
    <w:rsid w:val="00EA7B1A"/>
    <w:rsid w:val="00EB3AE0"/>
    <w:rsid w:val="00EB7662"/>
    <w:rsid w:val="00EB772C"/>
    <w:rsid w:val="00EB7CBC"/>
    <w:rsid w:val="00EC0E15"/>
    <w:rsid w:val="00EC59B7"/>
    <w:rsid w:val="00EC7B3E"/>
    <w:rsid w:val="00EC7BFB"/>
    <w:rsid w:val="00ED1114"/>
    <w:rsid w:val="00ED148E"/>
    <w:rsid w:val="00ED254C"/>
    <w:rsid w:val="00ED2FC8"/>
    <w:rsid w:val="00ED32B5"/>
    <w:rsid w:val="00ED36F4"/>
    <w:rsid w:val="00ED3FEA"/>
    <w:rsid w:val="00EE04DB"/>
    <w:rsid w:val="00EE434E"/>
    <w:rsid w:val="00EE542C"/>
    <w:rsid w:val="00EE6757"/>
    <w:rsid w:val="00EE6EAA"/>
    <w:rsid w:val="00EF4166"/>
    <w:rsid w:val="00EF6DDA"/>
    <w:rsid w:val="00F00909"/>
    <w:rsid w:val="00F0377A"/>
    <w:rsid w:val="00F103A5"/>
    <w:rsid w:val="00F13A42"/>
    <w:rsid w:val="00F16645"/>
    <w:rsid w:val="00F26D4B"/>
    <w:rsid w:val="00F34DA5"/>
    <w:rsid w:val="00F35315"/>
    <w:rsid w:val="00F36567"/>
    <w:rsid w:val="00F36C1D"/>
    <w:rsid w:val="00F40EE2"/>
    <w:rsid w:val="00F43FAB"/>
    <w:rsid w:val="00F46A24"/>
    <w:rsid w:val="00F474EB"/>
    <w:rsid w:val="00F475D5"/>
    <w:rsid w:val="00F50C11"/>
    <w:rsid w:val="00F5404A"/>
    <w:rsid w:val="00F60075"/>
    <w:rsid w:val="00F60B8D"/>
    <w:rsid w:val="00F6403E"/>
    <w:rsid w:val="00F70C22"/>
    <w:rsid w:val="00F74FAC"/>
    <w:rsid w:val="00F770A1"/>
    <w:rsid w:val="00F80300"/>
    <w:rsid w:val="00F8431D"/>
    <w:rsid w:val="00F8644A"/>
    <w:rsid w:val="00F914AE"/>
    <w:rsid w:val="00F96AE2"/>
    <w:rsid w:val="00F97DCD"/>
    <w:rsid w:val="00FA14DD"/>
    <w:rsid w:val="00FA5942"/>
    <w:rsid w:val="00FA7EAE"/>
    <w:rsid w:val="00FB1280"/>
    <w:rsid w:val="00FB1772"/>
    <w:rsid w:val="00FB1E14"/>
    <w:rsid w:val="00FB38A4"/>
    <w:rsid w:val="00FB6A23"/>
    <w:rsid w:val="00FC117B"/>
    <w:rsid w:val="00FC17E0"/>
    <w:rsid w:val="00FC19FC"/>
    <w:rsid w:val="00FC7A1B"/>
    <w:rsid w:val="00FD3739"/>
    <w:rsid w:val="00FD6369"/>
    <w:rsid w:val="00FE064E"/>
    <w:rsid w:val="00FE07B1"/>
    <w:rsid w:val="00FE3984"/>
    <w:rsid w:val="00FE4D00"/>
    <w:rsid w:val="00FE4D19"/>
    <w:rsid w:val="00FE5D2B"/>
    <w:rsid w:val="00FF00E5"/>
    <w:rsid w:val="00FF47F3"/>
    <w:rsid w:val="00FF653B"/>
    <w:rsid w:val="0FF193D7"/>
    <w:rsid w:val="198FD8FE"/>
    <w:rsid w:val="2EB42024"/>
    <w:rsid w:val="2EF87E65"/>
    <w:rsid w:val="377F8BC1"/>
    <w:rsid w:val="39DFB6B5"/>
    <w:rsid w:val="3F7DD41B"/>
    <w:rsid w:val="44FD0294"/>
    <w:rsid w:val="4CB95CEB"/>
    <w:rsid w:val="4FE5F680"/>
    <w:rsid w:val="4FEDB90A"/>
    <w:rsid w:val="57C7EA7F"/>
    <w:rsid w:val="57FF1899"/>
    <w:rsid w:val="5B5F4AAB"/>
    <w:rsid w:val="5D77CE9F"/>
    <w:rsid w:val="5E072DD6"/>
    <w:rsid w:val="5F3F4288"/>
    <w:rsid w:val="5FFFB4B7"/>
    <w:rsid w:val="61FF9F95"/>
    <w:rsid w:val="677F93FB"/>
    <w:rsid w:val="67BBA7CC"/>
    <w:rsid w:val="67BFD0C4"/>
    <w:rsid w:val="6ABA0E79"/>
    <w:rsid w:val="6BFFFD23"/>
    <w:rsid w:val="6D7E2A61"/>
    <w:rsid w:val="6EB4C14C"/>
    <w:rsid w:val="6EFFD30A"/>
    <w:rsid w:val="6FFC273A"/>
    <w:rsid w:val="71B92406"/>
    <w:rsid w:val="71E3E346"/>
    <w:rsid w:val="75B4F6F0"/>
    <w:rsid w:val="76755E27"/>
    <w:rsid w:val="79FF2AB1"/>
    <w:rsid w:val="7B7FB973"/>
    <w:rsid w:val="7BBB7B03"/>
    <w:rsid w:val="7BFF585D"/>
    <w:rsid w:val="7BFF8282"/>
    <w:rsid w:val="7D6E39B4"/>
    <w:rsid w:val="7D77710A"/>
    <w:rsid w:val="7DBAAFA0"/>
    <w:rsid w:val="7DF70453"/>
    <w:rsid w:val="7EDFD96B"/>
    <w:rsid w:val="7EE290B8"/>
    <w:rsid w:val="7EFF648F"/>
    <w:rsid w:val="7FAFF341"/>
    <w:rsid w:val="7FB5455B"/>
    <w:rsid w:val="7FBD72E1"/>
    <w:rsid w:val="7FD6676A"/>
    <w:rsid w:val="7FFF1DD3"/>
    <w:rsid w:val="9FEBF9A4"/>
    <w:rsid w:val="A7BEA0E3"/>
    <w:rsid w:val="ABFE297C"/>
    <w:rsid w:val="AEFFAE1B"/>
    <w:rsid w:val="AFFE6B07"/>
    <w:rsid w:val="B297FB1B"/>
    <w:rsid w:val="B7DBD2D1"/>
    <w:rsid w:val="B7F70C16"/>
    <w:rsid w:val="B7FE152A"/>
    <w:rsid w:val="BAFF0710"/>
    <w:rsid w:val="BDFD24E3"/>
    <w:rsid w:val="BE67A9EB"/>
    <w:rsid w:val="BE6F2D52"/>
    <w:rsid w:val="BEFEFCE7"/>
    <w:rsid w:val="BF1C8561"/>
    <w:rsid w:val="BFA6F7EF"/>
    <w:rsid w:val="CF7CE5C4"/>
    <w:rsid w:val="CFB77E6F"/>
    <w:rsid w:val="CFFE243E"/>
    <w:rsid w:val="D3ED5C41"/>
    <w:rsid w:val="D9EEF561"/>
    <w:rsid w:val="DD4D7CC2"/>
    <w:rsid w:val="DEF33DB2"/>
    <w:rsid w:val="DEFF73CE"/>
    <w:rsid w:val="DFBF223F"/>
    <w:rsid w:val="E67ED379"/>
    <w:rsid w:val="E7EF3B04"/>
    <w:rsid w:val="ECBFE219"/>
    <w:rsid w:val="EDDFE69A"/>
    <w:rsid w:val="EF133794"/>
    <w:rsid w:val="EFBF627C"/>
    <w:rsid w:val="EFFD34C5"/>
    <w:rsid w:val="F05D4D85"/>
    <w:rsid w:val="F45C900F"/>
    <w:rsid w:val="F5FE5710"/>
    <w:rsid w:val="F63ED84E"/>
    <w:rsid w:val="F6FB2772"/>
    <w:rsid w:val="F72D51C9"/>
    <w:rsid w:val="F9FB88C6"/>
    <w:rsid w:val="F9FD78E4"/>
    <w:rsid w:val="FB3B542B"/>
    <w:rsid w:val="FBBFB1EB"/>
    <w:rsid w:val="FBFFC490"/>
    <w:rsid w:val="FDFFDAC4"/>
    <w:rsid w:val="FE9DD061"/>
    <w:rsid w:val="FEBD9FF5"/>
    <w:rsid w:val="FF4FAB95"/>
    <w:rsid w:val="FFF37446"/>
    <w:rsid w:val="FFFB3A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0"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99" w:semiHidden="0"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iPriority="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qFormat="1" w:unhideWhenUsed="0" w:uiPriority="0" w:semiHidden="0" w:name="Body Text First Indent"/>
    <w:lsdException w:qFormat="1" w:uiPriority="99" w:semiHidden="0" w:name="Body Text First Indent 2"/>
    <w:lsdException w:uiPriority="99" w:name="Note Heading"/>
    <w:lsdException w:qFormat="1" w:uiPriority="0" w:name="Body Text 2"/>
    <w:lsdException w:uiPriority="99" w:name="Body Text 3"/>
    <w:lsdException w:qFormat="1" w:uiPriority="0" w:name="Body Text Indent 2"/>
    <w:lsdException w:qFormat="1" w:uiPriority="0" w:name="Body Text Indent 3"/>
    <w:lsdException w:uiPriority="99" w:name="Block Text"/>
    <w:lsdException w:qFormat="1" w:uiPriority="99" w:semiHidden="0" w:name="Hyperlink"/>
    <w:lsdException w:uiPriority="99" w:name="FollowedHyperlink"/>
    <w:lsdException w:unhideWhenUsed="0" w:uiPriority="0" w:semiHidden="0" w:name="Strong"/>
    <w:lsdException w:unhideWhenUsed="0" w:uiPriority="0" w:semiHidden="0" w:name="Emphasis"/>
    <w:lsdException w:qFormat="1" w:uiPriority="99" w:semiHidden="0" w:name="Document Map"/>
    <w:lsdException w:qFormat="1" w:uiPriority="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360" w:lineRule="auto"/>
      <w:jc w:val="both"/>
    </w:pPr>
    <w:rPr>
      <w:rFonts w:ascii="Times New Roman" w:hAnsi="Times New Roman" w:eastAsia="宋体" w:cs="Times New Roman"/>
      <w:kern w:val="2"/>
      <w:sz w:val="24"/>
      <w:lang w:val="en-US" w:eastAsia="zh-CN" w:bidi="ar-SA"/>
    </w:rPr>
  </w:style>
  <w:style w:type="paragraph" w:styleId="4">
    <w:name w:val="heading 1"/>
    <w:basedOn w:val="1"/>
    <w:next w:val="1"/>
    <w:link w:val="43"/>
    <w:qFormat/>
    <w:uiPriority w:val="9"/>
    <w:pPr>
      <w:keepNext/>
      <w:keepLines/>
      <w:widowControl/>
      <w:numPr>
        <w:ilvl w:val="0"/>
        <w:numId w:val="1"/>
      </w:numPr>
      <w:tabs>
        <w:tab w:val="left" w:pos="284"/>
      </w:tabs>
      <w:spacing w:after="156" w:afterLines="50" w:line="240" w:lineRule="auto"/>
      <w:outlineLvl w:val="0"/>
    </w:pPr>
    <w:rPr>
      <w:rFonts w:ascii="黑体" w:hAnsi="黑体" w:eastAsia="黑体"/>
      <w:b/>
      <w:bCs/>
      <w:color w:val="000000" w:themeColor="text1"/>
      <w:kern w:val="44"/>
      <w:sz w:val="36"/>
      <w:szCs w:val="36"/>
      <w14:textFill>
        <w14:solidFill>
          <w14:schemeClr w14:val="tx1"/>
        </w14:solidFill>
      </w14:textFill>
    </w:rPr>
  </w:style>
  <w:style w:type="paragraph" w:styleId="5">
    <w:name w:val="heading 2"/>
    <w:basedOn w:val="1"/>
    <w:next w:val="1"/>
    <w:link w:val="44"/>
    <w:qFormat/>
    <w:uiPriority w:val="9"/>
    <w:pPr>
      <w:keepNext/>
      <w:keepLines/>
      <w:widowControl/>
      <w:numPr>
        <w:ilvl w:val="1"/>
        <w:numId w:val="1"/>
      </w:numPr>
      <w:tabs>
        <w:tab w:val="left" w:pos="567"/>
      </w:tabs>
      <w:spacing w:before="156" w:beforeLines="50" w:after="156" w:afterLines="50"/>
      <w:outlineLvl w:val="1"/>
    </w:pPr>
    <w:rPr>
      <w:rFonts w:ascii="黑体" w:hAnsi="黑体" w:eastAsia="黑体" w:cstheme="majorBidi"/>
      <w:b/>
      <w:sz w:val="32"/>
      <w:lang w:val="zh-CN"/>
    </w:rPr>
  </w:style>
  <w:style w:type="paragraph" w:styleId="6">
    <w:name w:val="heading 3"/>
    <w:basedOn w:val="1"/>
    <w:next w:val="1"/>
    <w:link w:val="45"/>
    <w:qFormat/>
    <w:uiPriority w:val="9"/>
    <w:pPr>
      <w:keepNext/>
      <w:keepLines/>
      <w:widowControl/>
      <w:numPr>
        <w:ilvl w:val="2"/>
        <w:numId w:val="1"/>
      </w:numPr>
      <w:tabs>
        <w:tab w:val="left" w:pos="851"/>
      </w:tabs>
      <w:spacing w:before="156" w:beforeLines="50" w:after="156" w:afterLines="50"/>
      <w:outlineLvl w:val="2"/>
    </w:pPr>
    <w:rPr>
      <w:rFonts w:ascii="黑体" w:hAnsi="黑体" w:eastAsia="黑体"/>
      <w:b/>
      <w:sz w:val="28"/>
      <w:szCs w:val="21"/>
      <w:lang w:val="zh-CN" w:eastAsia="zh-CN"/>
    </w:rPr>
  </w:style>
  <w:style w:type="paragraph" w:styleId="7">
    <w:name w:val="heading 4"/>
    <w:basedOn w:val="1"/>
    <w:next w:val="1"/>
    <w:link w:val="49"/>
    <w:qFormat/>
    <w:uiPriority w:val="0"/>
    <w:pPr>
      <w:keepNext/>
      <w:keepLines/>
      <w:widowControl/>
      <w:numPr>
        <w:ilvl w:val="3"/>
        <w:numId w:val="1"/>
      </w:numPr>
      <w:spacing w:before="156" w:beforeLines="50" w:after="156" w:afterLines="50"/>
      <w:outlineLvl w:val="3"/>
    </w:pPr>
    <w:rPr>
      <w:rFonts w:ascii="黑体" w:hAnsi="黑体" w:eastAsia="黑体" w:cs="Arial"/>
      <w:b/>
      <w:color w:val="000000"/>
      <w:sz w:val="28"/>
      <w:szCs w:val="21"/>
    </w:rPr>
  </w:style>
  <w:style w:type="paragraph" w:styleId="8">
    <w:name w:val="heading 5"/>
    <w:basedOn w:val="1"/>
    <w:next w:val="1"/>
    <w:link w:val="46"/>
    <w:qFormat/>
    <w:uiPriority w:val="9"/>
    <w:pPr>
      <w:keepNext/>
      <w:keepLines/>
      <w:numPr>
        <w:ilvl w:val="4"/>
        <w:numId w:val="1"/>
      </w:numPr>
      <w:spacing w:before="156" w:beforeLines="50" w:after="120"/>
      <w:outlineLvl w:val="4"/>
    </w:pPr>
    <w:rPr>
      <w:rFonts w:ascii="黑体" w:hAnsi="黑体" w:eastAsia="黑体"/>
      <w:b/>
      <w:sz w:val="28"/>
    </w:rPr>
  </w:style>
  <w:style w:type="paragraph" w:styleId="9">
    <w:name w:val="heading 6"/>
    <w:basedOn w:val="1"/>
    <w:next w:val="1"/>
    <w:link w:val="47"/>
    <w:qFormat/>
    <w:uiPriority w:val="9"/>
    <w:pPr>
      <w:keepNext/>
      <w:keepLines/>
      <w:numPr>
        <w:ilvl w:val="5"/>
        <w:numId w:val="1"/>
      </w:numPr>
      <w:spacing w:before="120" w:after="120"/>
      <w:outlineLvl w:val="5"/>
    </w:pPr>
    <w:rPr>
      <w:rFonts w:ascii="Arial" w:hAnsi="Arial" w:eastAsia="黑体" w:cstheme="majorBidi"/>
      <w:b/>
      <w:lang w:val="zh-CN" w:eastAsia="zh-CN"/>
    </w:rPr>
  </w:style>
  <w:style w:type="paragraph" w:styleId="10">
    <w:name w:val="heading 7"/>
    <w:basedOn w:val="1"/>
    <w:next w:val="1"/>
    <w:link w:val="50"/>
    <w:qFormat/>
    <w:uiPriority w:val="9"/>
    <w:pPr>
      <w:keepNext/>
      <w:keepLines/>
      <w:numPr>
        <w:ilvl w:val="6"/>
        <w:numId w:val="1"/>
      </w:numPr>
      <w:spacing w:before="120" w:after="120"/>
      <w:outlineLvl w:val="6"/>
    </w:pPr>
    <w:rPr>
      <w:rFonts w:ascii="黑体" w:hAnsi="黑体" w:eastAsia="黑体"/>
      <w:b/>
      <w:lang w:val="zh-CN" w:eastAsia="zh-CN"/>
    </w:rPr>
  </w:style>
  <w:style w:type="paragraph" w:styleId="11">
    <w:name w:val="heading 8"/>
    <w:basedOn w:val="1"/>
    <w:next w:val="1"/>
    <w:link w:val="51"/>
    <w:qFormat/>
    <w:uiPriority w:val="9"/>
    <w:pPr>
      <w:keepNext/>
      <w:keepLines/>
      <w:numPr>
        <w:ilvl w:val="7"/>
        <w:numId w:val="1"/>
      </w:numPr>
      <w:spacing w:before="120" w:after="120"/>
      <w:outlineLvl w:val="7"/>
    </w:pPr>
    <w:rPr>
      <w:rFonts w:ascii="Arial" w:hAnsi="Arial" w:eastAsia="黑体"/>
      <w:b/>
      <w:szCs w:val="24"/>
      <w:lang w:val="zh-CN" w:eastAsia="zh-CN"/>
    </w:rPr>
  </w:style>
  <w:style w:type="paragraph" w:styleId="12">
    <w:name w:val="heading 9"/>
    <w:basedOn w:val="1"/>
    <w:next w:val="1"/>
    <w:link w:val="48"/>
    <w:qFormat/>
    <w:uiPriority w:val="9"/>
    <w:pPr>
      <w:keepNext/>
      <w:keepLines/>
      <w:numPr>
        <w:ilvl w:val="8"/>
        <w:numId w:val="1"/>
      </w:numPr>
      <w:spacing w:before="120" w:after="120" w:line="319" w:lineRule="auto"/>
      <w:outlineLvl w:val="8"/>
    </w:pPr>
    <w:rPr>
      <w:rFonts w:ascii="Arial" w:hAnsi="Arial" w:eastAsia="黑体" w:cstheme="majorBidi"/>
      <w:b/>
      <w:lang w:val="zh-CN" w:eastAsia="zh-CN"/>
    </w:rPr>
  </w:style>
  <w:style w:type="character" w:default="1" w:styleId="34">
    <w:name w:val="Default Paragraph Font"/>
    <w:unhideWhenUsed/>
    <w:qFormat/>
    <w:uiPriority w:val="1"/>
  </w:style>
  <w:style w:type="table" w:default="1" w:styleId="37">
    <w:name w:val="Normal Table"/>
    <w:unhideWhenUsed/>
    <w:qFormat/>
    <w:uiPriority w:val="99"/>
    <w:tblPr>
      <w:tblCellMar>
        <w:top w:w="0" w:type="dxa"/>
        <w:left w:w="108" w:type="dxa"/>
        <w:bottom w:w="0" w:type="dxa"/>
        <w:right w:w="108" w:type="dxa"/>
      </w:tblCellMar>
    </w:tblPr>
  </w:style>
  <w:style w:type="paragraph" w:styleId="2">
    <w:name w:val="Body Text First Indent 2"/>
    <w:basedOn w:val="3"/>
    <w:unhideWhenUsed/>
    <w:qFormat/>
    <w:uiPriority w:val="99"/>
    <w:pPr>
      <w:spacing w:line="360" w:lineRule="auto"/>
      <w:ind w:left="200" w:firstLine="200" w:firstLineChars="200"/>
    </w:pPr>
    <w:rPr>
      <w:sz w:val="24"/>
    </w:rPr>
  </w:style>
  <w:style w:type="paragraph" w:styleId="3">
    <w:name w:val="Body Text Indent"/>
    <w:basedOn w:val="1"/>
    <w:link w:val="95"/>
    <w:unhideWhenUsed/>
    <w:qFormat/>
    <w:uiPriority w:val="99"/>
    <w:pPr>
      <w:spacing w:after="120"/>
      <w:ind w:left="420" w:leftChars="200"/>
    </w:pPr>
  </w:style>
  <w:style w:type="paragraph" w:styleId="13">
    <w:name w:val="annotation subject"/>
    <w:basedOn w:val="14"/>
    <w:next w:val="14"/>
    <w:link w:val="89"/>
    <w:unhideWhenUsed/>
    <w:qFormat/>
    <w:uiPriority w:val="99"/>
    <w:rPr>
      <w:b/>
      <w:bCs/>
    </w:rPr>
  </w:style>
  <w:style w:type="paragraph" w:styleId="14">
    <w:name w:val="annotation text"/>
    <w:basedOn w:val="1"/>
    <w:link w:val="88"/>
    <w:unhideWhenUsed/>
    <w:qFormat/>
    <w:uiPriority w:val="99"/>
    <w:pPr>
      <w:jc w:val="left"/>
    </w:pPr>
  </w:style>
  <w:style w:type="paragraph" w:styleId="15">
    <w:name w:val="toc 7"/>
    <w:basedOn w:val="1"/>
    <w:next w:val="1"/>
    <w:unhideWhenUsed/>
    <w:qFormat/>
    <w:uiPriority w:val="39"/>
    <w:pPr>
      <w:spacing w:line="240" w:lineRule="auto"/>
      <w:ind w:left="1260"/>
      <w:jc w:val="left"/>
    </w:pPr>
    <w:rPr>
      <w:rFonts w:ascii="Calibri" w:hAnsi="Calibri" w:cs="Calibri"/>
      <w:sz w:val="18"/>
      <w:szCs w:val="18"/>
    </w:rPr>
  </w:style>
  <w:style w:type="paragraph" w:styleId="16">
    <w:name w:val="Body Text First Indent"/>
    <w:basedOn w:val="17"/>
    <w:link w:val="70"/>
    <w:qFormat/>
    <w:uiPriority w:val="0"/>
    <w:pPr>
      <w:widowControl w:val="0"/>
      <w:spacing w:before="0" w:beforeAutospacing="0" w:after="120" w:afterAutospacing="0" w:line="360" w:lineRule="auto"/>
      <w:ind w:left="840" w:hanging="420"/>
      <w:jc w:val="both"/>
    </w:pPr>
    <w:rPr>
      <w:rFonts w:ascii="Times New Roman" w:hAnsi="Times New Roman" w:cs="Times New Roman"/>
      <w:spacing w:val="10"/>
      <w:szCs w:val="20"/>
    </w:rPr>
  </w:style>
  <w:style w:type="paragraph" w:customStyle="1" w:styleId="17">
    <w:name w:val="正文文字"/>
    <w:basedOn w:val="1"/>
    <w:qFormat/>
    <w:uiPriority w:val="0"/>
    <w:pPr>
      <w:widowControl/>
      <w:numPr>
        <w:ilvl w:val="0"/>
        <w:numId w:val="2"/>
      </w:numPr>
      <w:spacing w:before="100" w:beforeAutospacing="1" w:after="100" w:afterAutospacing="1" w:line="240" w:lineRule="auto"/>
      <w:ind w:left="0" w:firstLine="0"/>
      <w:jc w:val="left"/>
    </w:pPr>
    <w:rPr>
      <w:rFonts w:ascii="宋体" w:hAnsi="宋体" w:cs="宋体"/>
      <w:kern w:val="0"/>
      <w:szCs w:val="24"/>
    </w:rPr>
  </w:style>
  <w:style w:type="paragraph" w:styleId="18">
    <w:name w:val="Normal Indent"/>
    <w:basedOn w:val="1"/>
    <w:link w:val="57"/>
    <w:qFormat/>
    <w:uiPriority w:val="99"/>
    <w:pPr>
      <w:ind w:firstLine="420"/>
    </w:pPr>
  </w:style>
  <w:style w:type="paragraph" w:styleId="19">
    <w:name w:val="Document Map"/>
    <w:basedOn w:val="1"/>
    <w:link w:val="56"/>
    <w:unhideWhenUsed/>
    <w:qFormat/>
    <w:uiPriority w:val="99"/>
    <w:pPr>
      <w:spacing w:line="240" w:lineRule="auto"/>
    </w:pPr>
    <w:rPr>
      <w:rFonts w:ascii="宋体" w:hAnsi="Calibri"/>
      <w:sz w:val="18"/>
      <w:szCs w:val="18"/>
    </w:rPr>
  </w:style>
  <w:style w:type="paragraph" w:styleId="20">
    <w:name w:val="Body Text"/>
    <w:basedOn w:val="1"/>
    <w:link w:val="69"/>
    <w:unhideWhenUsed/>
    <w:qFormat/>
    <w:uiPriority w:val="99"/>
    <w:pPr>
      <w:spacing w:after="120" w:line="240" w:lineRule="auto"/>
    </w:pPr>
    <w:rPr>
      <w:rFonts w:ascii="Calibri" w:hAnsi="Calibri"/>
      <w:sz w:val="21"/>
      <w:szCs w:val="22"/>
    </w:rPr>
  </w:style>
  <w:style w:type="paragraph" w:styleId="21">
    <w:name w:val="toc 5"/>
    <w:basedOn w:val="1"/>
    <w:next w:val="1"/>
    <w:unhideWhenUsed/>
    <w:qFormat/>
    <w:uiPriority w:val="39"/>
    <w:pPr>
      <w:ind w:left="1680" w:leftChars="800"/>
    </w:pPr>
  </w:style>
  <w:style w:type="paragraph" w:styleId="22">
    <w:name w:val="toc 3"/>
    <w:basedOn w:val="1"/>
    <w:next w:val="1"/>
    <w:unhideWhenUsed/>
    <w:qFormat/>
    <w:uiPriority w:val="39"/>
    <w:pPr>
      <w:ind w:left="840" w:leftChars="400"/>
    </w:pPr>
  </w:style>
  <w:style w:type="paragraph" w:styleId="23">
    <w:name w:val="toc 8"/>
    <w:basedOn w:val="1"/>
    <w:next w:val="1"/>
    <w:unhideWhenUsed/>
    <w:qFormat/>
    <w:uiPriority w:val="39"/>
    <w:pPr>
      <w:spacing w:line="240" w:lineRule="auto"/>
      <w:ind w:left="1470"/>
      <w:jc w:val="left"/>
    </w:pPr>
    <w:rPr>
      <w:rFonts w:ascii="Calibri" w:hAnsi="Calibri" w:cs="Calibri"/>
      <w:sz w:val="18"/>
      <w:szCs w:val="18"/>
    </w:rPr>
  </w:style>
  <w:style w:type="paragraph" w:styleId="24">
    <w:name w:val="Balloon Text"/>
    <w:basedOn w:val="1"/>
    <w:link w:val="54"/>
    <w:unhideWhenUsed/>
    <w:qFormat/>
    <w:uiPriority w:val="99"/>
    <w:pPr>
      <w:spacing w:line="240" w:lineRule="auto"/>
    </w:pPr>
    <w:rPr>
      <w:sz w:val="18"/>
      <w:szCs w:val="18"/>
    </w:rPr>
  </w:style>
  <w:style w:type="paragraph" w:styleId="25">
    <w:name w:val="footer"/>
    <w:basedOn w:val="1"/>
    <w:link w:val="53"/>
    <w:unhideWhenUsed/>
    <w:qFormat/>
    <w:uiPriority w:val="99"/>
    <w:pPr>
      <w:tabs>
        <w:tab w:val="center" w:pos="4153"/>
        <w:tab w:val="right" w:pos="8306"/>
      </w:tabs>
      <w:snapToGrid w:val="0"/>
      <w:spacing w:line="240" w:lineRule="auto"/>
      <w:jc w:val="left"/>
    </w:pPr>
    <w:rPr>
      <w:sz w:val="18"/>
      <w:szCs w:val="18"/>
    </w:rPr>
  </w:style>
  <w:style w:type="paragraph" w:styleId="26">
    <w:name w:val="header"/>
    <w:basedOn w:val="1"/>
    <w:link w:val="52"/>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27">
    <w:name w:val="toc 1"/>
    <w:basedOn w:val="1"/>
    <w:next w:val="1"/>
    <w:unhideWhenUsed/>
    <w:qFormat/>
    <w:uiPriority w:val="39"/>
  </w:style>
  <w:style w:type="paragraph" w:styleId="28">
    <w:name w:val="toc 4"/>
    <w:basedOn w:val="1"/>
    <w:next w:val="1"/>
    <w:unhideWhenUsed/>
    <w:qFormat/>
    <w:uiPriority w:val="39"/>
    <w:pPr>
      <w:ind w:left="1260" w:leftChars="600"/>
    </w:pPr>
  </w:style>
  <w:style w:type="paragraph" w:styleId="29">
    <w:name w:val="toc 6"/>
    <w:basedOn w:val="1"/>
    <w:next w:val="1"/>
    <w:unhideWhenUsed/>
    <w:qFormat/>
    <w:uiPriority w:val="39"/>
    <w:pPr>
      <w:spacing w:line="240" w:lineRule="auto"/>
      <w:ind w:left="1050"/>
      <w:jc w:val="left"/>
    </w:pPr>
    <w:rPr>
      <w:rFonts w:ascii="Calibri" w:hAnsi="Calibri" w:cs="Calibri"/>
      <w:sz w:val="18"/>
      <w:szCs w:val="18"/>
    </w:rPr>
  </w:style>
  <w:style w:type="paragraph" w:styleId="30">
    <w:name w:val="toc 2"/>
    <w:basedOn w:val="1"/>
    <w:next w:val="1"/>
    <w:unhideWhenUsed/>
    <w:qFormat/>
    <w:uiPriority w:val="39"/>
    <w:pPr>
      <w:ind w:left="420" w:leftChars="200"/>
    </w:pPr>
  </w:style>
  <w:style w:type="paragraph" w:styleId="31">
    <w:name w:val="toc 9"/>
    <w:basedOn w:val="1"/>
    <w:next w:val="1"/>
    <w:unhideWhenUsed/>
    <w:qFormat/>
    <w:uiPriority w:val="39"/>
    <w:pPr>
      <w:spacing w:line="240" w:lineRule="auto"/>
      <w:ind w:left="1680"/>
      <w:jc w:val="left"/>
    </w:pPr>
    <w:rPr>
      <w:rFonts w:ascii="Calibri" w:hAnsi="Calibri" w:cs="Calibri"/>
      <w:sz w:val="18"/>
      <w:szCs w:val="18"/>
    </w:rPr>
  </w:style>
  <w:style w:type="paragraph" w:styleId="32">
    <w:name w:val="Normal (Web)"/>
    <w:basedOn w:val="1"/>
    <w:unhideWhenUsed/>
    <w:qFormat/>
    <w:uiPriority w:val="99"/>
    <w:pPr>
      <w:widowControl/>
      <w:spacing w:before="100" w:beforeAutospacing="1" w:after="100" w:afterAutospacing="1" w:line="240" w:lineRule="auto"/>
      <w:jc w:val="left"/>
    </w:pPr>
    <w:rPr>
      <w:rFonts w:ascii="宋体" w:hAnsi="宋体" w:cs="宋体"/>
      <w:kern w:val="0"/>
      <w:szCs w:val="24"/>
    </w:rPr>
  </w:style>
  <w:style w:type="paragraph" w:styleId="33">
    <w:name w:val="Title"/>
    <w:basedOn w:val="1"/>
    <w:next w:val="1"/>
    <w:link w:val="65"/>
    <w:qFormat/>
    <w:uiPriority w:val="10"/>
    <w:pPr>
      <w:spacing w:before="240" w:after="60" w:line="240" w:lineRule="auto"/>
      <w:jc w:val="center"/>
      <w:outlineLvl w:val="0"/>
    </w:pPr>
    <w:rPr>
      <w:rFonts w:ascii="Cambria" w:hAnsi="Cambria"/>
      <w:b/>
      <w:bCs/>
      <w:sz w:val="32"/>
      <w:szCs w:val="32"/>
    </w:rPr>
  </w:style>
  <w:style w:type="character" w:styleId="35">
    <w:name w:val="Hyperlink"/>
    <w:basedOn w:val="34"/>
    <w:unhideWhenUsed/>
    <w:qFormat/>
    <w:uiPriority w:val="99"/>
    <w:rPr>
      <w:color w:val="0000FF" w:themeColor="hyperlink"/>
      <w:u w:val="single"/>
      <w14:textFill>
        <w14:solidFill>
          <w14:schemeClr w14:val="hlink"/>
        </w14:solidFill>
      </w14:textFill>
    </w:rPr>
  </w:style>
  <w:style w:type="character" w:styleId="36">
    <w:name w:val="annotation reference"/>
    <w:basedOn w:val="34"/>
    <w:unhideWhenUsed/>
    <w:qFormat/>
    <w:uiPriority w:val="99"/>
    <w:rPr>
      <w:sz w:val="21"/>
      <w:szCs w:val="21"/>
    </w:rPr>
  </w:style>
  <w:style w:type="table" w:styleId="38">
    <w:name w:val="Table Grid"/>
    <w:basedOn w:val="3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9">
    <w:name w:val="Light Shading"/>
    <w:basedOn w:val="37"/>
    <w:qFormat/>
    <w:uiPriority w:val="60"/>
    <w:rPr>
      <w:rFonts w:ascii="Calibri" w:hAnsi="Calibri"/>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40">
    <w:name w:val="Light Shading Accent 1"/>
    <w:basedOn w:val="37"/>
    <w:qFormat/>
    <w:uiPriority w:val="60"/>
    <w:rPr>
      <w:rFonts w:ascii="Calibri" w:hAnsi="Calibri"/>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nil"/>
          <w:bottom w:val="single" w:color="4F81BD" w:sz="8" w:space="0"/>
          <w:right w:val="nil"/>
          <w:insideH w:val="nil"/>
          <w:insideV w:val="nil"/>
        </w:tcBorders>
      </w:tcPr>
    </w:tblStylePr>
    <w:tblStylePr w:type="lastRow">
      <w:pPr>
        <w:spacing w:before="0" w:after="0" w:line="240" w:lineRule="auto"/>
      </w:pPr>
      <w:rPr>
        <w:b/>
        <w:bCs/>
      </w:rPr>
      <w:tblPr/>
      <w:tcPr>
        <w:tcBorders>
          <w:top w:val="single" w:color="4F81BD" w:sz="8" w:space="0"/>
          <w:left w:val="nil"/>
          <w:bottom w:val="single" w:color="4F81BD"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41">
    <w:name w:val="Light List"/>
    <w:basedOn w:val="37"/>
    <w:qFormat/>
    <w:uiPriority w:val="61"/>
    <w:rPr>
      <w:rFonts w:ascii="Calibri" w:hAnsi="Calibri"/>
    </w:rPr>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paragraph" w:customStyle="1" w:styleId="42">
    <w:name w:val="正文1"/>
    <w:basedOn w:val="1"/>
    <w:link w:val="55"/>
    <w:qFormat/>
    <w:uiPriority w:val="0"/>
    <w:pPr>
      <w:spacing w:before="120" w:after="120"/>
      <w:ind w:firstLine="200" w:firstLineChars="200"/>
    </w:pPr>
    <w:rPr>
      <w:rFonts w:ascii="Arial" w:hAnsi="Arial"/>
      <w:szCs w:val="22"/>
    </w:rPr>
  </w:style>
  <w:style w:type="character" w:customStyle="1" w:styleId="43">
    <w:name w:val="标题 1 字符"/>
    <w:basedOn w:val="34"/>
    <w:link w:val="4"/>
    <w:qFormat/>
    <w:uiPriority w:val="9"/>
    <w:rPr>
      <w:rFonts w:ascii="黑体" w:hAnsi="黑体" w:eastAsia="黑体"/>
      <w:b/>
      <w:bCs/>
      <w:color w:val="000000" w:themeColor="text1"/>
      <w:kern w:val="44"/>
      <w:sz w:val="36"/>
      <w:szCs w:val="36"/>
      <w14:textFill>
        <w14:solidFill>
          <w14:schemeClr w14:val="tx1"/>
        </w14:solidFill>
      </w14:textFill>
    </w:rPr>
  </w:style>
  <w:style w:type="character" w:customStyle="1" w:styleId="44">
    <w:name w:val="标题 2 字符"/>
    <w:link w:val="5"/>
    <w:qFormat/>
    <w:uiPriority w:val="0"/>
    <w:rPr>
      <w:rFonts w:ascii="黑体" w:hAnsi="黑体" w:eastAsia="黑体" w:cstheme="majorBidi"/>
      <w:b/>
      <w:kern w:val="2"/>
      <w:sz w:val="32"/>
      <w:lang w:val="zh-CN"/>
    </w:rPr>
  </w:style>
  <w:style w:type="character" w:customStyle="1" w:styleId="45">
    <w:name w:val="标题 3 字符"/>
    <w:link w:val="6"/>
    <w:qFormat/>
    <w:uiPriority w:val="0"/>
    <w:rPr>
      <w:rFonts w:ascii="黑体" w:hAnsi="黑体" w:eastAsia="黑体"/>
      <w:b/>
      <w:kern w:val="2"/>
      <w:sz w:val="28"/>
      <w:szCs w:val="21"/>
      <w:lang w:val="zh-CN" w:eastAsia="zh-CN"/>
    </w:rPr>
  </w:style>
  <w:style w:type="character" w:customStyle="1" w:styleId="46">
    <w:name w:val="标题 5 字符"/>
    <w:link w:val="8"/>
    <w:qFormat/>
    <w:uiPriority w:val="9"/>
    <w:rPr>
      <w:rFonts w:ascii="黑体" w:hAnsi="黑体" w:eastAsia="黑体"/>
      <w:b/>
      <w:kern w:val="2"/>
      <w:sz w:val="28"/>
    </w:rPr>
  </w:style>
  <w:style w:type="character" w:customStyle="1" w:styleId="47">
    <w:name w:val="标题 6 字符"/>
    <w:link w:val="9"/>
    <w:qFormat/>
    <w:uiPriority w:val="9"/>
    <w:rPr>
      <w:rFonts w:ascii="Arial" w:hAnsi="Arial" w:eastAsia="黑体" w:cstheme="majorBidi"/>
      <w:b/>
      <w:kern w:val="2"/>
      <w:sz w:val="24"/>
      <w:lang w:val="zh-CN" w:eastAsia="zh-CN"/>
    </w:rPr>
  </w:style>
  <w:style w:type="character" w:customStyle="1" w:styleId="48">
    <w:name w:val="标题 9 字符"/>
    <w:link w:val="12"/>
    <w:qFormat/>
    <w:uiPriority w:val="9"/>
    <w:rPr>
      <w:rFonts w:ascii="Arial" w:hAnsi="Arial" w:eastAsia="黑体" w:cstheme="majorBidi"/>
      <w:b/>
      <w:kern w:val="2"/>
      <w:sz w:val="24"/>
      <w:lang w:val="zh-CN" w:eastAsia="zh-CN"/>
    </w:rPr>
  </w:style>
  <w:style w:type="character" w:customStyle="1" w:styleId="49">
    <w:name w:val="标题 4 字符"/>
    <w:link w:val="7"/>
    <w:qFormat/>
    <w:uiPriority w:val="0"/>
    <w:rPr>
      <w:rFonts w:ascii="黑体" w:hAnsi="黑体" w:eastAsia="黑体" w:cs="Arial"/>
      <w:b/>
      <w:color w:val="000000"/>
      <w:kern w:val="2"/>
      <w:sz w:val="28"/>
      <w:szCs w:val="21"/>
    </w:rPr>
  </w:style>
  <w:style w:type="character" w:customStyle="1" w:styleId="50">
    <w:name w:val="标题 7 字符"/>
    <w:link w:val="10"/>
    <w:qFormat/>
    <w:uiPriority w:val="9"/>
    <w:rPr>
      <w:rFonts w:ascii="黑体" w:hAnsi="黑体" w:eastAsia="黑体"/>
      <w:b/>
      <w:kern w:val="2"/>
      <w:sz w:val="24"/>
      <w:lang w:val="zh-CN" w:eastAsia="zh-CN"/>
    </w:rPr>
  </w:style>
  <w:style w:type="character" w:customStyle="1" w:styleId="51">
    <w:name w:val="标题 8 字符"/>
    <w:link w:val="11"/>
    <w:qFormat/>
    <w:uiPriority w:val="9"/>
    <w:rPr>
      <w:rFonts w:ascii="Arial" w:hAnsi="Arial" w:eastAsia="黑体"/>
      <w:b/>
      <w:kern w:val="2"/>
      <w:sz w:val="24"/>
      <w:szCs w:val="24"/>
      <w:lang w:val="zh-CN" w:eastAsia="zh-CN"/>
    </w:rPr>
  </w:style>
  <w:style w:type="character" w:customStyle="1" w:styleId="52">
    <w:name w:val="页眉 字符"/>
    <w:basedOn w:val="34"/>
    <w:link w:val="26"/>
    <w:qFormat/>
    <w:uiPriority w:val="99"/>
    <w:rPr>
      <w:kern w:val="2"/>
      <w:sz w:val="18"/>
      <w:szCs w:val="18"/>
    </w:rPr>
  </w:style>
  <w:style w:type="character" w:customStyle="1" w:styleId="53">
    <w:name w:val="页脚 字符"/>
    <w:basedOn w:val="34"/>
    <w:link w:val="25"/>
    <w:qFormat/>
    <w:uiPriority w:val="99"/>
    <w:rPr>
      <w:kern w:val="2"/>
      <w:sz w:val="18"/>
      <w:szCs w:val="18"/>
    </w:rPr>
  </w:style>
  <w:style w:type="character" w:customStyle="1" w:styleId="54">
    <w:name w:val="批注框文本 字符"/>
    <w:basedOn w:val="34"/>
    <w:link w:val="24"/>
    <w:semiHidden/>
    <w:qFormat/>
    <w:uiPriority w:val="99"/>
    <w:rPr>
      <w:kern w:val="2"/>
      <w:sz w:val="18"/>
      <w:szCs w:val="18"/>
    </w:rPr>
  </w:style>
  <w:style w:type="character" w:customStyle="1" w:styleId="55">
    <w:name w:val="正文 Char"/>
    <w:link w:val="42"/>
    <w:qFormat/>
    <w:uiPriority w:val="0"/>
    <w:rPr>
      <w:rFonts w:ascii="Arial" w:hAnsi="Arial"/>
      <w:kern w:val="2"/>
      <w:sz w:val="24"/>
      <w:szCs w:val="22"/>
    </w:rPr>
  </w:style>
  <w:style w:type="character" w:customStyle="1" w:styleId="56">
    <w:name w:val="文档结构图 字符"/>
    <w:basedOn w:val="34"/>
    <w:link w:val="19"/>
    <w:semiHidden/>
    <w:qFormat/>
    <w:uiPriority w:val="99"/>
    <w:rPr>
      <w:rFonts w:ascii="宋体" w:hAnsi="Calibri"/>
      <w:kern w:val="2"/>
      <w:sz w:val="18"/>
      <w:szCs w:val="18"/>
    </w:rPr>
  </w:style>
  <w:style w:type="character" w:customStyle="1" w:styleId="57">
    <w:name w:val="正文缩进 字符"/>
    <w:link w:val="18"/>
    <w:qFormat/>
    <w:uiPriority w:val="0"/>
    <w:rPr>
      <w:kern w:val="2"/>
      <w:sz w:val="24"/>
    </w:rPr>
  </w:style>
  <w:style w:type="paragraph" w:customStyle="1" w:styleId="58">
    <w:name w:val="注释"/>
    <w:basedOn w:val="1"/>
    <w:link w:val="59"/>
    <w:qFormat/>
    <w:uiPriority w:val="0"/>
    <w:pPr>
      <w:spacing w:before="120" w:after="120"/>
      <w:ind w:firstLine="200" w:firstLineChars="200"/>
    </w:pPr>
    <w:rPr>
      <w:rFonts w:ascii="宋体" w:hAnsi="宋体"/>
      <w:i/>
      <w:color w:val="0000FF"/>
      <w:szCs w:val="22"/>
    </w:rPr>
  </w:style>
  <w:style w:type="character" w:customStyle="1" w:styleId="59">
    <w:name w:val="注释 Char"/>
    <w:link w:val="58"/>
    <w:qFormat/>
    <w:uiPriority w:val="0"/>
    <w:rPr>
      <w:rFonts w:ascii="宋体" w:hAnsi="宋体"/>
      <w:i/>
      <w:color w:val="0000FF"/>
      <w:kern w:val="2"/>
      <w:sz w:val="24"/>
      <w:szCs w:val="22"/>
    </w:rPr>
  </w:style>
  <w:style w:type="paragraph" w:customStyle="1" w:styleId="60">
    <w:name w:val="Char Char Char Char Char Char Char Char Char Char Char Char Char Char Char1 Char"/>
    <w:basedOn w:val="1"/>
    <w:qFormat/>
    <w:uiPriority w:val="0"/>
    <w:pPr>
      <w:widowControl/>
      <w:spacing w:after="160" w:line="240" w:lineRule="exact"/>
      <w:jc w:val="left"/>
    </w:pPr>
    <w:rPr>
      <w:rFonts w:ascii="Verdana" w:hAnsi="Verdana"/>
      <w:kern w:val="0"/>
      <w:sz w:val="20"/>
      <w:lang w:eastAsia="en-US"/>
    </w:rPr>
  </w:style>
  <w:style w:type="paragraph" w:customStyle="1" w:styleId="61">
    <w:name w:val="p0"/>
    <w:basedOn w:val="1"/>
    <w:qFormat/>
    <w:uiPriority w:val="0"/>
    <w:pPr>
      <w:widowControl/>
      <w:spacing w:line="240" w:lineRule="auto"/>
    </w:pPr>
    <w:rPr>
      <w:rFonts w:ascii="Calibri" w:hAnsi="Calibri" w:cs="宋体"/>
      <w:kern w:val="0"/>
      <w:sz w:val="21"/>
      <w:szCs w:val="21"/>
    </w:rPr>
  </w:style>
  <w:style w:type="paragraph" w:customStyle="1" w:styleId="62">
    <w:name w:val="p15"/>
    <w:basedOn w:val="1"/>
    <w:qFormat/>
    <w:uiPriority w:val="0"/>
    <w:pPr>
      <w:widowControl/>
      <w:spacing w:line="240" w:lineRule="auto"/>
    </w:pPr>
    <w:rPr>
      <w:rFonts w:ascii="宋体" w:hAnsi="宋体" w:cs="宋体"/>
      <w:kern w:val="0"/>
      <w:sz w:val="18"/>
      <w:szCs w:val="18"/>
    </w:rPr>
  </w:style>
  <w:style w:type="paragraph" w:customStyle="1" w:styleId="63">
    <w:name w:val="p16"/>
    <w:basedOn w:val="1"/>
    <w:qFormat/>
    <w:uiPriority w:val="0"/>
    <w:pPr>
      <w:widowControl/>
      <w:spacing w:before="120" w:after="120"/>
      <w:ind w:firstLine="420"/>
    </w:pPr>
    <w:rPr>
      <w:rFonts w:ascii="Arial" w:hAnsi="Arial" w:cs="Arial"/>
      <w:kern w:val="0"/>
      <w:szCs w:val="24"/>
    </w:rPr>
  </w:style>
  <w:style w:type="paragraph" w:customStyle="1" w:styleId="64">
    <w:name w:val="TOC Heading"/>
    <w:basedOn w:val="4"/>
    <w:next w:val="1"/>
    <w:unhideWhenUsed/>
    <w:qFormat/>
    <w:uiPriority w:val="39"/>
    <w:pPr>
      <w:numPr>
        <w:numId w:val="0"/>
      </w:numPr>
      <w:tabs>
        <w:tab w:val="clear" w:pos="284"/>
      </w:tabs>
      <w:spacing w:before="480" w:after="0" w:afterLines="0" w:line="276" w:lineRule="auto"/>
      <w:jc w:val="left"/>
      <w:outlineLvl w:val="9"/>
    </w:pPr>
    <w:rPr>
      <w:rFonts w:ascii="Cambria" w:hAnsi="Cambria" w:eastAsia="宋体"/>
      <w:color w:val="365F91"/>
      <w:kern w:val="0"/>
      <w:sz w:val="28"/>
      <w:szCs w:val="28"/>
    </w:rPr>
  </w:style>
  <w:style w:type="character" w:customStyle="1" w:styleId="65">
    <w:name w:val="标题 字符"/>
    <w:basedOn w:val="34"/>
    <w:link w:val="33"/>
    <w:qFormat/>
    <w:uiPriority w:val="10"/>
    <w:rPr>
      <w:rFonts w:ascii="Cambria" w:hAnsi="Cambria"/>
      <w:b/>
      <w:bCs/>
      <w:kern w:val="2"/>
      <w:sz w:val="32"/>
      <w:szCs w:val="32"/>
    </w:rPr>
  </w:style>
  <w:style w:type="paragraph" w:customStyle="1" w:styleId="66">
    <w:name w:val="table heading"/>
    <w:basedOn w:val="1"/>
    <w:qFormat/>
    <w:uiPriority w:val="0"/>
    <w:pPr>
      <w:widowControl/>
      <w:autoSpaceDE w:val="0"/>
      <w:autoSpaceDN w:val="0"/>
      <w:adjustRightInd w:val="0"/>
      <w:ind w:left="113"/>
      <w:jc w:val="center"/>
    </w:pPr>
    <w:rPr>
      <w:b/>
      <w:kern w:val="0"/>
      <w:sz w:val="21"/>
    </w:rPr>
  </w:style>
  <w:style w:type="paragraph" w:customStyle="1" w:styleId="67">
    <w:name w:val="table text"/>
    <w:basedOn w:val="1"/>
    <w:qFormat/>
    <w:uiPriority w:val="0"/>
    <w:pPr>
      <w:widowControl/>
      <w:tabs>
        <w:tab w:val="decimal" w:pos="0"/>
      </w:tabs>
      <w:autoSpaceDE w:val="0"/>
      <w:autoSpaceDN w:val="0"/>
      <w:adjustRightInd w:val="0"/>
      <w:ind w:left="113"/>
      <w:jc w:val="left"/>
    </w:pPr>
    <w:rPr>
      <w:kern w:val="0"/>
      <w:sz w:val="21"/>
    </w:rPr>
  </w:style>
  <w:style w:type="paragraph" w:customStyle="1" w:styleId="68">
    <w:name w:val="List Paragraph"/>
    <w:basedOn w:val="1"/>
    <w:link w:val="83"/>
    <w:qFormat/>
    <w:uiPriority w:val="34"/>
    <w:pPr>
      <w:spacing w:line="240" w:lineRule="auto"/>
      <w:ind w:firstLine="420" w:firstLineChars="200"/>
    </w:pPr>
    <w:rPr>
      <w:rFonts w:ascii="Calibri" w:hAnsi="Calibri"/>
      <w:sz w:val="21"/>
      <w:szCs w:val="22"/>
    </w:rPr>
  </w:style>
  <w:style w:type="character" w:customStyle="1" w:styleId="69">
    <w:name w:val="正文文本 字符"/>
    <w:basedOn w:val="34"/>
    <w:link w:val="20"/>
    <w:semiHidden/>
    <w:qFormat/>
    <w:uiPriority w:val="99"/>
    <w:rPr>
      <w:rFonts w:ascii="Calibri" w:hAnsi="Calibri"/>
      <w:kern w:val="2"/>
      <w:sz w:val="21"/>
      <w:szCs w:val="22"/>
    </w:rPr>
  </w:style>
  <w:style w:type="character" w:customStyle="1" w:styleId="70">
    <w:name w:val="正文首行缩进 字符"/>
    <w:basedOn w:val="69"/>
    <w:link w:val="16"/>
    <w:qFormat/>
    <w:uiPriority w:val="0"/>
    <w:rPr>
      <w:rFonts w:ascii="Calibri" w:hAnsi="Calibri"/>
      <w:spacing w:val="10"/>
      <w:kern w:val="2"/>
      <w:sz w:val="24"/>
      <w:szCs w:val="22"/>
    </w:rPr>
  </w:style>
  <w:style w:type="character" w:customStyle="1" w:styleId="71">
    <w:name w:val="headline-content"/>
    <w:basedOn w:val="34"/>
    <w:qFormat/>
    <w:uiPriority w:val="0"/>
  </w:style>
  <w:style w:type="character" w:customStyle="1" w:styleId="72">
    <w:name w:val="文档正文 Char"/>
    <w:link w:val="73"/>
    <w:qFormat/>
    <w:uiPriority w:val="0"/>
    <w:rPr>
      <w:rFonts w:ascii="Arial" w:hAnsi="Arial" w:cs="Arial"/>
      <w:bCs/>
      <w:sz w:val="24"/>
      <w:szCs w:val="24"/>
    </w:rPr>
  </w:style>
  <w:style w:type="paragraph" w:customStyle="1" w:styleId="73">
    <w:name w:val="文档正文"/>
    <w:basedOn w:val="1"/>
    <w:link w:val="72"/>
    <w:qFormat/>
    <w:uiPriority w:val="0"/>
    <w:pPr>
      <w:spacing w:line="240" w:lineRule="auto"/>
    </w:pPr>
    <w:rPr>
      <w:rFonts w:ascii="Arial" w:hAnsi="Arial" w:cs="Arial"/>
      <w:bCs/>
      <w:kern w:val="0"/>
      <w:szCs w:val="24"/>
    </w:rPr>
  </w:style>
  <w:style w:type="paragraph" w:customStyle="1" w:styleId="74">
    <w:name w:val="正文（首行缩进）"/>
    <w:basedOn w:val="1"/>
    <w:link w:val="75"/>
    <w:qFormat/>
    <w:uiPriority w:val="0"/>
    <w:pPr>
      <w:ind w:firstLine="420"/>
    </w:pPr>
    <w:rPr>
      <w:rFonts w:cs="宋体"/>
    </w:rPr>
  </w:style>
  <w:style w:type="character" w:customStyle="1" w:styleId="75">
    <w:name w:val="正文（首行缩进） Char"/>
    <w:link w:val="74"/>
    <w:qFormat/>
    <w:uiPriority w:val="0"/>
    <w:rPr>
      <w:rFonts w:cs="宋体"/>
      <w:kern w:val="2"/>
      <w:sz w:val="24"/>
    </w:rPr>
  </w:style>
  <w:style w:type="paragraph" w:customStyle="1" w:styleId="76">
    <w:name w:val="第二级"/>
    <w:basedOn w:val="5"/>
    <w:qFormat/>
    <w:uiPriority w:val="0"/>
    <w:pPr>
      <w:widowControl w:val="0"/>
      <w:numPr>
        <w:numId w:val="3"/>
      </w:numPr>
      <w:tabs>
        <w:tab w:val="left" w:pos="360"/>
        <w:tab w:val="clear" w:pos="567"/>
      </w:tabs>
      <w:spacing w:before="260" w:beforeLines="0" w:after="260" w:afterLines="0" w:line="416" w:lineRule="auto"/>
      <w:ind w:left="0" w:firstLine="0"/>
      <w:jc w:val="left"/>
    </w:pPr>
    <w:rPr>
      <w:rFonts w:ascii="Arial" w:hAnsi="Arial" w:cs="Times New Roman"/>
      <w:bCs/>
      <w:szCs w:val="32"/>
      <w:lang w:val="en-US"/>
    </w:rPr>
  </w:style>
  <w:style w:type="paragraph" w:customStyle="1" w:styleId="77">
    <w:name w:val="第三级"/>
    <w:basedOn w:val="6"/>
    <w:link w:val="79"/>
    <w:qFormat/>
    <w:uiPriority w:val="0"/>
    <w:pPr>
      <w:keepLines w:val="0"/>
      <w:widowControl w:val="0"/>
      <w:numPr>
        <w:numId w:val="3"/>
      </w:numPr>
      <w:tabs>
        <w:tab w:val="clear" w:pos="851"/>
      </w:tabs>
      <w:spacing w:before="160" w:beforeLines="0" w:after="120" w:afterLines="0"/>
      <w:jc w:val="left"/>
    </w:pPr>
    <w:rPr>
      <w:bCs/>
      <w:sz w:val="32"/>
      <w:szCs w:val="32"/>
      <w:lang w:val="en-US" w:eastAsia="zh-CN"/>
    </w:rPr>
  </w:style>
  <w:style w:type="paragraph" w:customStyle="1" w:styleId="78">
    <w:name w:val="第四级"/>
    <w:basedOn w:val="7"/>
    <w:link w:val="82"/>
    <w:qFormat/>
    <w:uiPriority w:val="0"/>
    <w:pPr>
      <w:keepLines w:val="0"/>
      <w:widowControl w:val="0"/>
      <w:numPr>
        <w:numId w:val="3"/>
      </w:numPr>
      <w:tabs>
        <w:tab w:val="left" w:pos="360"/>
      </w:tabs>
      <w:spacing w:before="160" w:beforeLines="0" w:after="120" w:afterLines="0"/>
      <w:ind w:left="851" w:firstLine="0"/>
      <w:jc w:val="left"/>
    </w:pPr>
    <w:rPr>
      <w:rFonts w:cs="Times New Roman"/>
      <w:bCs/>
      <w:color w:val="auto"/>
      <w:sz w:val="30"/>
      <w:szCs w:val="30"/>
    </w:rPr>
  </w:style>
  <w:style w:type="character" w:customStyle="1" w:styleId="79">
    <w:name w:val="第三级 Char"/>
    <w:link w:val="77"/>
    <w:qFormat/>
    <w:uiPriority w:val="0"/>
    <w:rPr>
      <w:rFonts w:ascii="黑体" w:hAnsi="黑体" w:eastAsia="黑体"/>
      <w:b/>
      <w:bCs/>
      <w:kern w:val="2"/>
      <w:sz w:val="32"/>
      <w:szCs w:val="32"/>
    </w:rPr>
  </w:style>
  <w:style w:type="paragraph" w:customStyle="1" w:styleId="80">
    <w:name w:val="第一级"/>
    <w:basedOn w:val="4"/>
    <w:qFormat/>
    <w:uiPriority w:val="0"/>
    <w:pPr>
      <w:pageBreakBefore/>
      <w:numPr>
        <w:numId w:val="3"/>
      </w:numPr>
      <w:tabs>
        <w:tab w:val="left" w:pos="360"/>
        <w:tab w:val="clear" w:pos="284"/>
      </w:tabs>
      <w:spacing w:before="340" w:after="330" w:afterLines="0" w:line="360" w:lineRule="auto"/>
      <w:ind w:left="0" w:firstLine="0"/>
      <w:jc w:val="left"/>
    </w:pPr>
    <w:rPr>
      <w:rFonts w:ascii="Arial" w:hAnsi="Arial" w:eastAsia="宋体" w:cs="Arial"/>
      <w:color w:val="auto"/>
      <w:sz w:val="44"/>
      <w:szCs w:val="21"/>
    </w:rPr>
  </w:style>
  <w:style w:type="paragraph" w:customStyle="1" w:styleId="81">
    <w:name w:val="第五级"/>
    <w:basedOn w:val="8"/>
    <w:qFormat/>
    <w:uiPriority w:val="0"/>
    <w:pPr>
      <w:keepLines w:val="0"/>
      <w:numPr>
        <w:numId w:val="3"/>
      </w:numPr>
      <w:tabs>
        <w:tab w:val="left" w:pos="360"/>
      </w:tabs>
      <w:spacing w:before="160" w:beforeLines="0"/>
      <w:ind w:left="0" w:firstLine="0"/>
      <w:jc w:val="left"/>
    </w:pPr>
    <w:rPr>
      <w:bCs/>
      <w:szCs w:val="28"/>
    </w:rPr>
  </w:style>
  <w:style w:type="character" w:customStyle="1" w:styleId="82">
    <w:name w:val="第四级 Char"/>
    <w:link w:val="78"/>
    <w:qFormat/>
    <w:uiPriority w:val="0"/>
    <w:rPr>
      <w:rFonts w:ascii="黑体" w:hAnsi="黑体" w:eastAsia="黑体"/>
      <w:b/>
      <w:bCs/>
      <w:kern w:val="2"/>
      <w:sz w:val="30"/>
      <w:szCs w:val="30"/>
    </w:rPr>
  </w:style>
  <w:style w:type="character" w:customStyle="1" w:styleId="83">
    <w:name w:val="列出段落 字符"/>
    <w:link w:val="68"/>
    <w:qFormat/>
    <w:uiPriority w:val="34"/>
    <w:rPr>
      <w:rFonts w:ascii="Calibri" w:hAnsi="Calibri"/>
      <w:kern w:val="2"/>
      <w:sz w:val="21"/>
      <w:szCs w:val="22"/>
    </w:rPr>
  </w:style>
  <w:style w:type="paragraph" w:customStyle="1" w:styleId="84">
    <w:name w:val="内容文本"/>
    <w:basedOn w:val="68"/>
    <w:link w:val="85"/>
    <w:qFormat/>
    <w:uiPriority w:val="0"/>
    <w:pPr>
      <w:spacing w:line="360" w:lineRule="auto"/>
      <w:ind w:firstLine="200"/>
      <w:contextualSpacing/>
      <w:jc w:val="left"/>
    </w:pPr>
    <w:rPr>
      <w:rFonts w:ascii="宋体" w:hAnsi="宋体"/>
      <w:kern w:val="0"/>
      <w:sz w:val="24"/>
      <w:szCs w:val="24"/>
      <w:lang w:eastAsia="en-US" w:bidi="en-US"/>
    </w:rPr>
  </w:style>
  <w:style w:type="character" w:customStyle="1" w:styleId="85">
    <w:name w:val="内容文本 Char"/>
    <w:link w:val="84"/>
    <w:qFormat/>
    <w:uiPriority w:val="0"/>
    <w:rPr>
      <w:rFonts w:ascii="宋体" w:hAnsi="宋体"/>
      <w:sz w:val="24"/>
      <w:szCs w:val="24"/>
      <w:lang w:eastAsia="en-US" w:bidi="en-US"/>
    </w:rPr>
  </w:style>
  <w:style w:type="character" w:customStyle="1" w:styleId="86">
    <w:name w:val="样式 样式 宋体 小四 行距: 1.5 倍行距 + 首行缩进:  2 字符 Char"/>
    <w:link w:val="87"/>
    <w:qFormat/>
    <w:locked/>
    <w:uiPriority w:val="0"/>
    <w:rPr>
      <w:rFonts w:ascii="宋体" w:hAnsi="宋体" w:cs="宋体"/>
      <w:sz w:val="28"/>
    </w:rPr>
  </w:style>
  <w:style w:type="paragraph" w:customStyle="1" w:styleId="87">
    <w:name w:val="样式 样式 宋体 小四 行距: 1.5 倍行距 + 首行缩进:  2 字符"/>
    <w:basedOn w:val="1"/>
    <w:link w:val="86"/>
    <w:qFormat/>
    <w:uiPriority w:val="0"/>
    <w:pPr>
      <w:widowControl/>
      <w:spacing w:after="200"/>
      <w:ind w:firstLine="200" w:firstLineChars="200"/>
      <w:jc w:val="left"/>
    </w:pPr>
    <w:rPr>
      <w:rFonts w:ascii="宋体" w:hAnsi="宋体" w:cs="宋体"/>
      <w:kern w:val="0"/>
      <w:sz w:val="28"/>
    </w:rPr>
  </w:style>
  <w:style w:type="character" w:customStyle="1" w:styleId="88">
    <w:name w:val="批注文字 字符"/>
    <w:basedOn w:val="34"/>
    <w:link w:val="14"/>
    <w:semiHidden/>
    <w:qFormat/>
    <w:uiPriority w:val="99"/>
    <w:rPr>
      <w:kern w:val="2"/>
      <w:sz w:val="24"/>
    </w:rPr>
  </w:style>
  <w:style w:type="character" w:customStyle="1" w:styleId="89">
    <w:name w:val="批注主题 字符"/>
    <w:basedOn w:val="88"/>
    <w:link w:val="13"/>
    <w:semiHidden/>
    <w:qFormat/>
    <w:uiPriority w:val="99"/>
    <w:rPr>
      <w:b/>
      <w:bCs/>
      <w:kern w:val="2"/>
      <w:sz w:val="24"/>
    </w:rPr>
  </w:style>
  <w:style w:type="paragraph" w:customStyle="1" w:styleId="90">
    <w:name w:val="Revision"/>
    <w:hidden/>
    <w:semiHidden/>
    <w:qFormat/>
    <w:uiPriority w:val="99"/>
    <w:rPr>
      <w:rFonts w:ascii="Times New Roman" w:hAnsi="Times New Roman" w:eastAsia="宋体" w:cs="Times New Roman"/>
      <w:kern w:val="2"/>
      <w:sz w:val="24"/>
      <w:lang w:val="en-US" w:eastAsia="zh-CN" w:bidi="ar-SA"/>
    </w:rPr>
  </w:style>
  <w:style w:type="paragraph" w:customStyle="1" w:styleId="91">
    <w:name w:val="方案正文"/>
    <w:basedOn w:val="1"/>
    <w:link w:val="92"/>
    <w:qFormat/>
    <w:uiPriority w:val="0"/>
    <w:pPr>
      <w:ind w:firstLine="480" w:firstLineChars="200"/>
    </w:pPr>
    <w:rPr>
      <w:rFonts w:ascii="宋体" w:hAnsi="宋体" w:eastAsiaTheme="minorEastAsia"/>
      <w:color w:val="000000"/>
      <w:kern w:val="0"/>
      <w:szCs w:val="24"/>
    </w:rPr>
  </w:style>
  <w:style w:type="character" w:customStyle="1" w:styleId="92">
    <w:name w:val="方案正文 Char"/>
    <w:link w:val="91"/>
    <w:qFormat/>
    <w:locked/>
    <w:uiPriority w:val="0"/>
    <w:rPr>
      <w:rFonts w:ascii="宋体" w:hAnsi="宋体" w:eastAsiaTheme="minorEastAsia"/>
      <w:color w:val="000000"/>
      <w:sz w:val="24"/>
      <w:szCs w:val="24"/>
    </w:rPr>
  </w:style>
  <w:style w:type="character" w:customStyle="1" w:styleId="93">
    <w:name w:val="*正文 Char"/>
    <w:link w:val="94"/>
    <w:qFormat/>
    <w:uiPriority w:val="0"/>
    <w:rPr>
      <w:rFonts w:ascii="宋体" w:hAnsi="宋体"/>
      <w:sz w:val="24"/>
      <w:szCs w:val="24"/>
    </w:rPr>
  </w:style>
  <w:style w:type="paragraph" w:customStyle="1" w:styleId="94">
    <w:name w:val="*正文"/>
    <w:basedOn w:val="1"/>
    <w:link w:val="93"/>
    <w:qFormat/>
    <w:uiPriority w:val="0"/>
    <w:pPr>
      <w:ind w:firstLine="200" w:firstLineChars="200"/>
    </w:pPr>
    <w:rPr>
      <w:rFonts w:ascii="宋体" w:hAnsi="宋体"/>
      <w:kern w:val="0"/>
      <w:szCs w:val="24"/>
    </w:rPr>
  </w:style>
  <w:style w:type="character" w:customStyle="1" w:styleId="95">
    <w:name w:val="正文文本缩进 字符"/>
    <w:basedOn w:val="34"/>
    <w:link w:val="3"/>
    <w:semiHidden/>
    <w:qFormat/>
    <w:uiPriority w:val="99"/>
    <w:rPr>
      <w:kern w:val="2"/>
      <w:sz w:val="24"/>
    </w:rPr>
  </w:style>
  <w:style w:type="character" w:customStyle="1" w:styleId="96">
    <w:name w:val="批注文字 字符1"/>
    <w:qFormat/>
    <w:uiPriority w:val="0"/>
    <w:rPr>
      <w:kern w:val="2"/>
      <w:sz w:val="24"/>
      <w:szCs w:val="24"/>
    </w:rPr>
  </w:style>
  <w:style w:type="paragraph" w:customStyle="1" w:styleId="97">
    <w:name w:val="样式4"/>
    <w:basedOn w:val="1"/>
    <w:qFormat/>
    <w:uiPriority w:val="0"/>
    <w:pPr>
      <w:ind w:firstLine="560" w:firstLineChars="200"/>
    </w:pPr>
    <w:rPr>
      <w:rFonts w:ascii="仿宋" w:hAnsi="仿宋" w:eastAsia="仿宋"/>
      <w:sz w:val="28"/>
      <w:szCs w:val="28"/>
    </w:rPr>
  </w:style>
  <w:style w:type="paragraph" w:customStyle="1" w:styleId="98">
    <w:name w:val="正文-w"/>
    <w:basedOn w:val="1"/>
    <w:link w:val="99"/>
    <w:qFormat/>
    <w:uiPriority w:val="0"/>
    <w:pPr>
      <w:ind w:firstLine="200" w:firstLineChars="200"/>
    </w:pPr>
    <w:rPr>
      <w:rFonts w:eastAsia="仿宋" w:asciiTheme="minorHAnsi" w:hAnsiTheme="minorHAnsi" w:cstheme="minorBidi"/>
      <w:szCs w:val="22"/>
    </w:rPr>
  </w:style>
  <w:style w:type="character" w:customStyle="1" w:styleId="99">
    <w:name w:val="正文-w Char"/>
    <w:basedOn w:val="34"/>
    <w:link w:val="98"/>
    <w:qFormat/>
    <w:uiPriority w:val="0"/>
    <w:rPr>
      <w:rFonts w:eastAsia="仿宋" w:asciiTheme="minorHAnsi" w:hAnsiTheme="minorHAnsi" w:cstheme="minorBidi"/>
      <w:kern w:val="2"/>
      <w:sz w:val="24"/>
      <w:szCs w:val="22"/>
    </w:rPr>
  </w:style>
  <w:style w:type="character" w:customStyle="1" w:styleId="100">
    <w:name w:val="*正文文本格式 Char"/>
    <w:link w:val="101"/>
    <w:qFormat/>
    <w:uiPriority w:val="0"/>
    <w:rPr>
      <w:sz w:val="24"/>
      <w:szCs w:val="24"/>
    </w:rPr>
  </w:style>
  <w:style w:type="paragraph" w:customStyle="1" w:styleId="101">
    <w:name w:val="*正文文本格式"/>
    <w:basedOn w:val="1"/>
    <w:next w:val="1"/>
    <w:link w:val="100"/>
    <w:qFormat/>
    <w:uiPriority w:val="0"/>
    <w:pPr>
      <w:ind w:firstLine="200" w:firstLineChars="200"/>
    </w:pPr>
    <w:rPr>
      <w:kern w:val="0"/>
      <w:szCs w:val="24"/>
    </w:rPr>
  </w:style>
  <w:style w:type="paragraph" w:customStyle="1" w:styleId="102">
    <w:name w:val="一级项目符号（蓝圆）"/>
    <w:basedOn w:val="1"/>
    <w:qFormat/>
    <w:uiPriority w:val="0"/>
    <w:pPr>
      <w:numPr>
        <w:ilvl w:val="0"/>
        <w:numId w:val="4"/>
      </w:numPr>
      <w:tabs>
        <w:tab w:val="left" w:pos="2083"/>
      </w:tabs>
      <w:spacing w:before="120" w:after="120" w:line="360" w:lineRule="atLeast"/>
      <w:ind w:firstLine="200" w:firstLineChars="200"/>
    </w:pPr>
    <w:rPr>
      <w:rFonts w:ascii="Tahoma" w:hAnsi="Tahoma"/>
      <w:sz w:val="21"/>
      <w:szCs w:val="21"/>
    </w:rPr>
  </w:style>
  <w:style w:type="paragraph" w:customStyle="1" w:styleId="103">
    <w:name w:val="样式11"/>
    <w:basedOn w:val="104"/>
    <w:qFormat/>
    <w:uiPriority w:val="0"/>
  </w:style>
  <w:style w:type="paragraph" w:customStyle="1" w:styleId="104">
    <w:name w:val="样式2"/>
    <w:basedOn w:val="105"/>
    <w:qFormat/>
    <w:uiPriority w:val="0"/>
  </w:style>
  <w:style w:type="paragraph" w:customStyle="1" w:styleId="105">
    <w:name w:val="样式1"/>
    <w:basedOn w:val="106"/>
    <w:qFormat/>
    <w:uiPriority w:val="0"/>
    <w:pPr>
      <w:spacing w:line="400" w:lineRule="exact"/>
      <w:jc w:val="both"/>
    </w:pPr>
    <w:rPr>
      <w:color w:val="000000" w:themeColor="text1"/>
      <w14:textFill>
        <w14:solidFill>
          <w14:schemeClr w14:val="tx1"/>
        </w14:solidFill>
      </w14:textFill>
    </w:rPr>
  </w:style>
  <w:style w:type="paragraph" w:customStyle="1" w:styleId="106">
    <w:name w:val="正文段落"/>
    <w:basedOn w:val="1"/>
    <w:qFormat/>
    <w:uiPriority w:val="0"/>
    <w:pPr>
      <w:widowControl/>
      <w:spacing w:line="360" w:lineRule="auto"/>
      <w:ind w:firstLine="480" w:firstLineChars="200"/>
      <w:jc w:val="left"/>
    </w:pPr>
    <w:rPr>
      <w:rFonts w:ascii="宋体" w:hAnsi="宋体" w:cs="宋体"/>
      <w:kern w:val="0"/>
      <w:sz w:val="24"/>
      <w:szCs w:val="24"/>
    </w:rPr>
  </w:style>
  <w:style w:type="paragraph" w:customStyle="1" w:styleId="107">
    <w:name w:val="样式7"/>
    <w:basedOn w:val="1"/>
    <w:qFormat/>
    <w:uiPriority w:val="0"/>
    <w:pPr>
      <w:spacing w:before="120" w:beforeLines="50" w:after="120" w:afterLines="50" w:line="360" w:lineRule="auto"/>
      <w:ind w:firstLine="480"/>
    </w:pPr>
    <w:rPr>
      <w:rFonts w:ascii="Times New Roman" w:hAnsi="Times New Roman"/>
      <w:sz w:val="24"/>
      <w:szCs w:val="24"/>
      <w:lang w:val="zh-CN"/>
    </w:rPr>
  </w:style>
  <w:style w:type="paragraph" w:customStyle="1" w:styleId="108">
    <w:name w:val="ISCA-正文"/>
    <w:basedOn w:val="1"/>
    <w:qFormat/>
    <w:uiPriority w:val="0"/>
    <w:pPr>
      <w:ind w:firstLine="420" w:firstLineChars="200"/>
    </w:pPr>
  </w:style>
  <w:style w:type="paragraph" w:customStyle="1" w:styleId="109">
    <w:name w:val="表格正文"/>
    <w:basedOn w:val="1"/>
    <w:qFormat/>
    <w:uiPriority w:val="0"/>
    <w:pPr>
      <w:spacing w:before="60" w:after="60" w:line="240" w:lineRule="auto"/>
    </w:pPr>
    <w:rPr>
      <w:sz w:val="18"/>
    </w:rPr>
  </w:style>
  <w:style w:type="paragraph" w:customStyle="1" w:styleId="110">
    <w:name w:val="正文三级"/>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3240</Words>
  <Characters>18473</Characters>
  <Lines>153</Lines>
  <Paragraphs>43</Paragraphs>
  <ScaleCrop>false</ScaleCrop>
  <LinksUpToDate>false</LinksUpToDate>
  <CharactersWithSpaces>21670</CharactersWithSpaces>
  <Application>WPS Office_3.1.1.4956_F1E327BC-269C-435d-A152-05C5408002CA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2015-10-20T16:48:00Z</dcterms:created>
  <dcterms:modified xsi:type="dcterms:W3CDTF">2021-03-17T22:33:15Z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2052-3.1.1.4956</vt:lpwstr>
  </property>
</Properties>
</file>